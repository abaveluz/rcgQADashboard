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FF5C37" w14:textId="77777777" w:rsidR="00DB2308" w:rsidRPr="00876E48" w:rsidRDefault="00DB2308" w:rsidP="00DB2308">
      <w:pPr>
        <w:ind w:left="180"/>
        <w:rPr>
          <w:rFonts w:ascii="Arial" w:hAnsi="Arial" w:cs="Arial"/>
          <w:b/>
          <w:bCs/>
          <w:sz w:val="18"/>
          <w:szCs w:val="18"/>
        </w:rPr>
      </w:pPr>
      <w:r>
        <w:rPr>
          <w:rFonts w:ascii="Arial" w:hAnsi="Arial" w:cs="Arial"/>
          <w:b/>
          <w:bCs/>
          <w:noProof/>
          <w:sz w:val="18"/>
          <w:szCs w:val="18"/>
        </w:rPr>
        <mc:AlternateContent>
          <mc:Choice Requires="wpc">
            <w:drawing>
              <wp:inline distT="0" distB="0" distL="0" distR="0" wp14:anchorId="2EF09C7E" wp14:editId="5FB0558E">
                <wp:extent cx="5943600" cy="6172200"/>
                <wp:effectExtent l="0" t="635"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4"/>
                        <wps:cNvSpPr txBox="1">
                          <a:spLocks noChangeArrowheads="1"/>
                        </wps:cNvSpPr>
                        <wps:spPr bwMode="auto">
                          <a:xfrm>
                            <a:off x="0" y="4457700"/>
                            <a:ext cx="5943600" cy="171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77F43" w14:textId="77777777" w:rsidR="002639F4" w:rsidRDefault="002639F4" w:rsidP="00DB2308">
                              <w:pPr>
                                <w:autoSpaceDE w:val="0"/>
                                <w:autoSpaceDN w:val="0"/>
                                <w:adjustRightInd w:val="0"/>
                                <w:jc w:val="right"/>
                                <w:rPr>
                                  <w:rFonts w:ascii="Arial Black" w:hAnsi="Arial Black" w:cs="Arial Black"/>
                                  <w:color w:val="993300"/>
                                  <w:sz w:val="48"/>
                                  <w:szCs w:val="48"/>
                                </w:rPr>
                              </w:pPr>
                              <w:r>
                                <w:rPr>
                                  <w:rFonts w:ascii="Arial Black" w:hAnsi="Arial Black" w:cs="Arial Black"/>
                                  <w:color w:val="993300"/>
                                  <w:sz w:val="48"/>
                                  <w:szCs w:val="48"/>
                                </w:rPr>
                                <w:t>Testing Data Collection</w:t>
                              </w:r>
                            </w:p>
                            <w:p w14:paraId="4889F4AC" w14:textId="77777777" w:rsidR="002639F4" w:rsidRPr="002613B8" w:rsidRDefault="002639F4" w:rsidP="00DB2308">
                              <w:pPr>
                                <w:autoSpaceDE w:val="0"/>
                                <w:autoSpaceDN w:val="0"/>
                                <w:adjustRightInd w:val="0"/>
                                <w:ind w:left="2880"/>
                                <w:jc w:val="right"/>
                                <w:rPr>
                                  <w:i/>
                                  <w:color w:val="993300"/>
                                  <w:sz w:val="40"/>
                                  <w:szCs w:val="40"/>
                                </w:rPr>
                              </w:pPr>
                              <w:r>
                                <w:rPr>
                                  <w:i/>
                                  <w:color w:val="993300"/>
                                  <w:sz w:val="40"/>
                                  <w:szCs w:val="40"/>
                                </w:rPr>
                                <w:t>Test Dashboard Data</w:t>
                              </w:r>
                            </w:p>
                            <w:p w14:paraId="6F7C4153" w14:textId="77777777" w:rsidR="002639F4" w:rsidRDefault="002639F4" w:rsidP="00DB2308">
                              <w:pPr>
                                <w:autoSpaceDE w:val="0"/>
                                <w:autoSpaceDN w:val="0"/>
                                <w:adjustRightInd w:val="0"/>
                                <w:jc w:val="right"/>
                                <w:rPr>
                                  <w:i/>
                                  <w:color w:val="800000"/>
                                  <w:sz w:val="40"/>
                                </w:rPr>
                              </w:pPr>
                              <w:r>
                                <w:rPr>
                                  <w:i/>
                                  <w:color w:val="800000"/>
                                  <w:sz w:val="40"/>
                                </w:rPr>
                                <w:t>RCG Global Services</w:t>
                              </w:r>
                            </w:p>
                            <w:p w14:paraId="0CE2FB00" w14:textId="77777777" w:rsidR="002639F4" w:rsidRDefault="002639F4" w:rsidP="00DB2308">
                              <w:pPr>
                                <w:autoSpaceDE w:val="0"/>
                                <w:autoSpaceDN w:val="0"/>
                                <w:adjustRightInd w:val="0"/>
                                <w:ind w:left="720" w:firstLine="720"/>
                                <w:jc w:val="right"/>
                                <w:rPr>
                                  <w:i/>
                                  <w:color w:val="993300"/>
                                  <w:sz w:val="40"/>
                                </w:rPr>
                              </w:pPr>
                              <w:r>
                                <w:rPr>
                                  <w:i/>
                                  <w:color w:val="993300"/>
                                  <w:sz w:val="40"/>
                                </w:rPr>
                                <w:t>November 2, 2016</w:t>
                              </w:r>
                            </w:p>
                          </w:txbxContent>
                        </wps:txbx>
                        <wps:bodyPr rot="0" vert="horz" wrap="square" lIns="69494" tIns="34747" rIns="69494" bIns="34747" anchor="t" anchorCtr="0" upright="1">
                          <a:noAutofit/>
                        </wps:bodyPr>
                      </wps:wsp>
                      <pic:pic xmlns:pic="http://schemas.openxmlformats.org/drawingml/2006/picture">
                        <pic:nvPicPr>
                          <pic:cNvPr id="2"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540" y="30480"/>
                            <a:ext cx="5937885" cy="207264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EF09C7E" id="Canvas 3" o:spid="_x0000_s1026" editas="canvas" style="width:468pt;height:486pt;mso-position-horizontal-relative:char;mso-position-vertical-relative:line" coordsize="59436,6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61722;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top:44577;width:59436;height:17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" filled="f" stroked="f">
                  <v:textbox inset="1.93039mm,.96519mm,1.93039mm,.96519mm">
                    <w:txbxContent>
                      <w:p w14:paraId="27677F43" w14:textId="77777777" w:rsidR="002639F4" w:rsidRDefault="002639F4" w:rsidP="00DB2308">
                        <w:pPr>
                          <w:autoSpaceDE w:val="0"/>
                          <w:autoSpaceDN w:val="0"/>
                          <w:adjustRightInd w:val="0"/>
                          <w:jc w:val="right"/>
                          <w:rPr>
                            <w:rFonts w:ascii="Arial Black" w:hAnsi="Arial Black" w:cs="Arial Black"/>
                            <w:color w:val="993300"/>
                            <w:sz w:val="48"/>
                            <w:szCs w:val="48"/>
                          </w:rPr>
                        </w:pPr>
                        <w:r>
                          <w:rPr>
                            <w:rFonts w:ascii="Arial Black" w:hAnsi="Arial Black" w:cs="Arial Black"/>
                            <w:color w:val="993300"/>
                            <w:sz w:val="48"/>
                            <w:szCs w:val="48"/>
                          </w:rPr>
                          <w:t>Testing Data Collection</w:t>
                        </w:r>
                      </w:p>
                      <w:p w14:paraId="4889F4AC" w14:textId="77777777" w:rsidR="002639F4" w:rsidRPr="002613B8" w:rsidRDefault="002639F4" w:rsidP="00DB2308">
                        <w:pPr>
                          <w:autoSpaceDE w:val="0"/>
                          <w:autoSpaceDN w:val="0"/>
                          <w:adjustRightInd w:val="0"/>
                          <w:ind w:left="2880"/>
                          <w:jc w:val="right"/>
                          <w:rPr>
                            <w:i/>
                            <w:color w:val="993300"/>
                            <w:sz w:val="40"/>
                            <w:szCs w:val="40"/>
                          </w:rPr>
                        </w:pPr>
                        <w:r>
                          <w:rPr>
                            <w:i/>
                            <w:color w:val="993300"/>
                            <w:sz w:val="40"/>
                            <w:szCs w:val="40"/>
                          </w:rPr>
                          <w:t>Test Dashboard Data</w:t>
                        </w:r>
                      </w:p>
                      <w:p w14:paraId="6F7C4153" w14:textId="77777777" w:rsidR="002639F4" w:rsidRDefault="002639F4" w:rsidP="00DB2308">
                        <w:pPr>
                          <w:autoSpaceDE w:val="0"/>
                          <w:autoSpaceDN w:val="0"/>
                          <w:adjustRightInd w:val="0"/>
                          <w:jc w:val="right"/>
                          <w:rPr>
                            <w:i/>
                            <w:color w:val="800000"/>
                            <w:sz w:val="40"/>
                          </w:rPr>
                        </w:pPr>
                        <w:r>
                          <w:rPr>
                            <w:i/>
                            <w:color w:val="800000"/>
                            <w:sz w:val="40"/>
                          </w:rPr>
                          <w:t>RCG Global Services</w:t>
                        </w:r>
                      </w:p>
                      <w:p w14:paraId="0CE2FB00" w14:textId="77777777" w:rsidR="002639F4" w:rsidRDefault="002639F4" w:rsidP="00DB2308">
                        <w:pPr>
                          <w:autoSpaceDE w:val="0"/>
                          <w:autoSpaceDN w:val="0"/>
                          <w:adjustRightInd w:val="0"/>
                          <w:ind w:left="720" w:firstLine="720"/>
                          <w:jc w:val="right"/>
                          <w:rPr>
                            <w:i/>
                            <w:color w:val="993300"/>
                            <w:sz w:val="40"/>
                          </w:rPr>
                        </w:pPr>
                        <w:r>
                          <w:rPr>
                            <w:i/>
                            <w:color w:val="993300"/>
                            <w:sz w:val="40"/>
                          </w:rPr>
                          <w:t>November 2, 2016</w:t>
                        </w:r>
                      </w:p>
                    </w:txbxContent>
                  </v:textbox>
                </v:shape>
                <v:shape id="Picture 5" o:spid="_x0000_s1029" type="#_x0000_t75" style="position:absolute;left:25;top:304;width:59379;height:20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">
                  <v:imagedata r:id="rId9" o:title=""/>
                </v:shape>
                <w10:anchorlock/>
              </v:group>
            </w:pict>
          </mc:Fallback>
        </mc:AlternateContent>
      </w:r>
    </w:p>
    <w:p w14:paraId="5481AAEE" w14:textId="77777777" w:rsidR="00DB2308" w:rsidRDefault="00DB2308">
      <w:pPr>
        <w:spacing w:after="200" w:line="276" w:lineRule="auto"/>
        <w:rPr>
          <w:rFonts w:ascii="Arial" w:hAnsi="Arial" w:cs="Arial"/>
          <w:b/>
          <w:sz w:val="18"/>
          <w:szCs w:val="18"/>
        </w:rPr>
      </w:pPr>
      <w:r>
        <w:rPr>
          <w:rFonts w:ascii="Arial" w:hAnsi="Arial" w:cs="Arial"/>
          <w:b/>
          <w:sz w:val="18"/>
          <w:szCs w:val="18"/>
        </w:rPr>
        <w:br w:type="page"/>
      </w:r>
    </w:p>
    <w:p w14:paraId="0D875D88" w14:textId="77777777" w:rsidR="00DB2308" w:rsidRPr="00876E48" w:rsidRDefault="00DB2308" w:rsidP="00DB2308">
      <w:pPr>
        <w:jc w:val="center"/>
        <w:rPr>
          <w:rFonts w:ascii="Arial" w:hAnsi="Arial" w:cs="Arial"/>
          <w:b/>
          <w:sz w:val="18"/>
          <w:szCs w:val="18"/>
        </w:rPr>
      </w:pPr>
      <w:r w:rsidRPr="00876E48">
        <w:rPr>
          <w:rFonts w:ascii="Arial" w:hAnsi="Arial" w:cs="Arial"/>
          <w:b/>
          <w:sz w:val="18"/>
          <w:szCs w:val="18"/>
        </w:rPr>
        <w:lastRenderedPageBreak/>
        <w:t>TABLE OF CONTENTS</w:t>
      </w:r>
    </w:p>
    <w:p w14:paraId="1D1BE18E" w14:textId="77777777" w:rsidR="00DB2308" w:rsidRPr="00876E48" w:rsidRDefault="00DB2308" w:rsidP="00DB2308">
      <w:pPr>
        <w:jc w:val="center"/>
        <w:rPr>
          <w:rFonts w:ascii="Arial" w:hAnsi="Arial" w:cs="Arial"/>
          <w:b/>
          <w:sz w:val="18"/>
          <w:szCs w:val="18"/>
        </w:rPr>
      </w:pPr>
    </w:p>
    <w:p w14:paraId="51A8D270" w14:textId="77777777" w:rsidR="00171756" w:rsidRDefault="00DB2308">
      <w:pPr>
        <w:pStyle w:val="TOC1"/>
        <w:rPr>
          <w:rFonts w:asciiTheme="minorHAnsi" w:eastAsiaTheme="minorEastAsia" w:hAnsiTheme="minorHAnsi" w:cstheme="minorBidi"/>
          <w:sz w:val="22"/>
          <w:szCs w:val="22"/>
        </w:rPr>
      </w:pPr>
      <w:r w:rsidRPr="00876E48">
        <w:rPr>
          <w:rFonts w:ascii="Arial" w:hAnsi="Arial" w:cs="Arial"/>
          <w:b/>
          <w:sz w:val="18"/>
          <w:szCs w:val="18"/>
        </w:rPr>
        <w:fldChar w:fldCharType="begin"/>
      </w:r>
      <w:r w:rsidRPr="00876E48">
        <w:rPr>
          <w:rFonts w:ascii="Arial" w:hAnsi="Arial" w:cs="Arial"/>
          <w:b/>
          <w:sz w:val="18"/>
          <w:szCs w:val="18"/>
        </w:rPr>
        <w:instrText xml:space="preserve"> TOC \o "1-3" \h \z \u </w:instrText>
      </w:r>
      <w:r w:rsidRPr="00876E48">
        <w:rPr>
          <w:rFonts w:ascii="Arial" w:hAnsi="Arial" w:cs="Arial"/>
          <w:b/>
          <w:sz w:val="18"/>
          <w:szCs w:val="18"/>
        </w:rPr>
        <w:fldChar w:fldCharType="separate"/>
      </w:r>
      <w:hyperlink w:anchor="_Toc465850843" w:history="1">
        <w:r w:rsidR="00171756" w:rsidRPr="003D4A01">
          <w:rPr>
            <w:rStyle w:val="Hyperlink"/>
          </w:rPr>
          <w:t>Purpose</w:t>
        </w:r>
        <w:r w:rsidR="00171756">
          <w:rPr>
            <w:webHidden/>
          </w:rPr>
          <w:tab/>
        </w:r>
        <w:r w:rsidR="00171756">
          <w:rPr>
            <w:webHidden/>
          </w:rPr>
          <w:fldChar w:fldCharType="begin"/>
        </w:r>
        <w:r w:rsidR="00171756">
          <w:rPr>
            <w:webHidden/>
          </w:rPr>
          <w:instrText xml:space="preserve"> PAGEREF _Toc465850843 \h </w:instrText>
        </w:r>
        <w:r w:rsidR="00171756">
          <w:rPr>
            <w:webHidden/>
          </w:rPr>
        </w:r>
        <w:r w:rsidR="00171756">
          <w:rPr>
            <w:webHidden/>
          </w:rPr>
          <w:fldChar w:fldCharType="separate"/>
        </w:r>
        <w:r w:rsidR="00171756">
          <w:rPr>
            <w:webHidden/>
          </w:rPr>
          <w:t>4</w:t>
        </w:r>
        <w:r w:rsidR="00171756">
          <w:rPr>
            <w:webHidden/>
          </w:rPr>
          <w:fldChar w:fldCharType="end"/>
        </w:r>
      </w:hyperlink>
    </w:p>
    <w:p w14:paraId="549DE1F6" w14:textId="77777777" w:rsidR="00171756" w:rsidRDefault="002639F4">
      <w:pPr>
        <w:pStyle w:val="TOC1"/>
        <w:rPr>
          <w:rFonts w:asciiTheme="minorHAnsi" w:eastAsiaTheme="minorEastAsia" w:hAnsiTheme="minorHAnsi" w:cstheme="minorBidi"/>
          <w:sz w:val="22"/>
          <w:szCs w:val="22"/>
        </w:rPr>
      </w:pPr>
      <w:hyperlink w:anchor="_Toc465850844" w:history="1">
        <w:r w:rsidR="00171756" w:rsidRPr="003D4A01">
          <w:rPr>
            <w:rStyle w:val="Hyperlink"/>
          </w:rPr>
          <w:t>Requirements</w:t>
        </w:r>
        <w:r w:rsidR="00171756">
          <w:rPr>
            <w:webHidden/>
          </w:rPr>
          <w:tab/>
        </w:r>
        <w:r w:rsidR="00171756">
          <w:rPr>
            <w:webHidden/>
          </w:rPr>
          <w:fldChar w:fldCharType="begin"/>
        </w:r>
        <w:r w:rsidR="00171756">
          <w:rPr>
            <w:webHidden/>
          </w:rPr>
          <w:instrText xml:space="preserve"> PAGEREF _Toc465850844 \h </w:instrText>
        </w:r>
        <w:r w:rsidR="00171756">
          <w:rPr>
            <w:webHidden/>
          </w:rPr>
        </w:r>
        <w:r w:rsidR="00171756">
          <w:rPr>
            <w:webHidden/>
          </w:rPr>
          <w:fldChar w:fldCharType="separate"/>
        </w:r>
        <w:r w:rsidR="00171756">
          <w:rPr>
            <w:webHidden/>
          </w:rPr>
          <w:t>5</w:t>
        </w:r>
        <w:r w:rsidR="00171756">
          <w:rPr>
            <w:webHidden/>
          </w:rPr>
          <w:fldChar w:fldCharType="end"/>
        </w:r>
      </w:hyperlink>
    </w:p>
    <w:p w14:paraId="47F27AF3" w14:textId="77777777" w:rsidR="00171756" w:rsidRDefault="002639F4">
      <w:pPr>
        <w:pStyle w:val="TOC2"/>
        <w:rPr>
          <w:rFonts w:asciiTheme="minorHAnsi" w:eastAsiaTheme="minorEastAsia" w:hAnsiTheme="minorHAnsi" w:cstheme="minorBidi"/>
          <w:bCs w:val="0"/>
          <w:i w:val="0"/>
          <w:iCs w:val="0"/>
          <w:sz w:val="22"/>
          <w:szCs w:val="22"/>
        </w:rPr>
      </w:pPr>
      <w:hyperlink w:anchor="_Toc465850845" w:history="1">
        <w:r w:rsidR="00171756" w:rsidRPr="003D4A01">
          <w:rPr>
            <w:rStyle w:val="Hyperlink"/>
          </w:rPr>
          <w:t>Identification</w:t>
        </w:r>
        <w:r w:rsidR="00171756">
          <w:rPr>
            <w:webHidden/>
          </w:rPr>
          <w:tab/>
        </w:r>
        <w:r w:rsidR="00171756">
          <w:rPr>
            <w:webHidden/>
          </w:rPr>
          <w:fldChar w:fldCharType="begin"/>
        </w:r>
        <w:r w:rsidR="00171756">
          <w:rPr>
            <w:webHidden/>
          </w:rPr>
          <w:instrText xml:space="preserve"> PAGEREF _Toc465850845 \h </w:instrText>
        </w:r>
        <w:r w:rsidR="00171756">
          <w:rPr>
            <w:webHidden/>
          </w:rPr>
        </w:r>
        <w:r w:rsidR="00171756">
          <w:rPr>
            <w:webHidden/>
          </w:rPr>
          <w:fldChar w:fldCharType="separate"/>
        </w:r>
        <w:r w:rsidR="00171756">
          <w:rPr>
            <w:webHidden/>
          </w:rPr>
          <w:t>5</w:t>
        </w:r>
        <w:r w:rsidR="00171756">
          <w:rPr>
            <w:webHidden/>
          </w:rPr>
          <w:fldChar w:fldCharType="end"/>
        </w:r>
      </w:hyperlink>
    </w:p>
    <w:p w14:paraId="3C639B49" w14:textId="77777777" w:rsidR="00171756" w:rsidRDefault="002639F4">
      <w:pPr>
        <w:pStyle w:val="TOC2"/>
        <w:rPr>
          <w:rFonts w:asciiTheme="minorHAnsi" w:eastAsiaTheme="minorEastAsia" w:hAnsiTheme="minorHAnsi" w:cstheme="minorBidi"/>
          <w:bCs w:val="0"/>
          <w:i w:val="0"/>
          <w:iCs w:val="0"/>
          <w:sz w:val="22"/>
          <w:szCs w:val="22"/>
        </w:rPr>
      </w:pPr>
      <w:hyperlink w:anchor="_Toc465850846" w:history="1">
        <w:r w:rsidR="00171756" w:rsidRPr="003D4A01">
          <w:rPr>
            <w:rStyle w:val="Hyperlink"/>
          </w:rPr>
          <w:t>Area</w:t>
        </w:r>
        <w:r w:rsidR="00171756">
          <w:rPr>
            <w:webHidden/>
          </w:rPr>
          <w:tab/>
        </w:r>
        <w:r w:rsidR="00171756">
          <w:rPr>
            <w:webHidden/>
          </w:rPr>
          <w:fldChar w:fldCharType="begin"/>
        </w:r>
        <w:r w:rsidR="00171756">
          <w:rPr>
            <w:webHidden/>
          </w:rPr>
          <w:instrText xml:space="preserve"> PAGEREF _Toc465850846 \h </w:instrText>
        </w:r>
        <w:r w:rsidR="00171756">
          <w:rPr>
            <w:webHidden/>
          </w:rPr>
        </w:r>
        <w:r w:rsidR="00171756">
          <w:rPr>
            <w:webHidden/>
          </w:rPr>
          <w:fldChar w:fldCharType="separate"/>
        </w:r>
        <w:r w:rsidR="00171756">
          <w:rPr>
            <w:webHidden/>
          </w:rPr>
          <w:t>5</w:t>
        </w:r>
        <w:r w:rsidR="00171756">
          <w:rPr>
            <w:webHidden/>
          </w:rPr>
          <w:fldChar w:fldCharType="end"/>
        </w:r>
      </w:hyperlink>
    </w:p>
    <w:p w14:paraId="544925A5" w14:textId="77777777" w:rsidR="00171756" w:rsidRDefault="002639F4">
      <w:pPr>
        <w:pStyle w:val="TOC2"/>
        <w:rPr>
          <w:rFonts w:asciiTheme="minorHAnsi" w:eastAsiaTheme="minorEastAsia" w:hAnsiTheme="minorHAnsi" w:cstheme="minorBidi"/>
          <w:bCs w:val="0"/>
          <w:i w:val="0"/>
          <w:iCs w:val="0"/>
          <w:sz w:val="22"/>
          <w:szCs w:val="22"/>
        </w:rPr>
      </w:pPr>
      <w:hyperlink w:anchor="_Toc465850847" w:history="1">
        <w:r w:rsidR="00171756" w:rsidRPr="003D4A01">
          <w:rPr>
            <w:rStyle w:val="Hyperlink"/>
          </w:rPr>
          <w:t>Test Levels</w:t>
        </w:r>
        <w:r w:rsidR="00171756">
          <w:rPr>
            <w:webHidden/>
          </w:rPr>
          <w:tab/>
        </w:r>
        <w:r w:rsidR="00171756">
          <w:rPr>
            <w:webHidden/>
          </w:rPr>
          <w:fldChar w:fldCharType="begin"/>
        </w:r>
        <w:r w:rsidR="00171756">
          <w:rPr>
            <w:webHidden/>
          </w:rPr>
          <w:instrText xml:space="preserve"> PAGEREF _Toc465850847 \h </w:instrText>
        </w:r>
        <w:r w:rsidR="00171756">
          <w:rPr>
            <w:webHidden/>
          </w:rPr>
        </w:r>
        <w:r w:rsidR="00171756">
          <w:rPr>
            <w:webHidden/>
          </w:rPr>
          <w:fldChar w:fldCharType="separate"/>
        </w:r>
        <w:r w:rsidR="00171756">
          <w:rPr>
            <w:webHidden/>
          </w:rPr>
          <w:t>5</w:t>
        </w:r>
        <w:r w:rsidR="00171756">
          <w:rPr>
            <w:webHidden/>
          </w:rPr>
          <w:fldChar w:fldCharType="end"/>
        </w:r>
      </w:hyperlink>
    </w:p>
    <w:p w14:paraId="15361AE3" w14:textId="77777777" w:rsidR="00171756" w:rsidRDefault="002639F4">
      <w:pPr>
        <w:pStyle w:val="TOC2"/>
        <w:rPr>
          <w:rFonts w:asciiTheme="minorHAnsi" w:eastAsiaTheme="minorEastAsia" w:hAnsiTheme="minorHAnsi" w:cstheme="minorBidi"/>
          <w:bCs w:val="0"/>
          <w:i w:val="0"/>
          <w:iCs w:val="0"/>
          <w:sz w:val="22"/>
          <w:szCs w:val="22"/>
        </w:rPr>
      </w:pPr>
      <w:hyperlink w:anchor="_Toc465850848" w:history="1">
        <w:r w:rsidR="00171756" w:rsidRPr="003D4A01">
          <w:rPr>
            <w:rStyle w:val="Hyperlink"/>
          </w:rPr>
          <w:t>Status</w:t>
        </w:r>
        <w:r w:rsidR="00171756">
          <w:rPr>
            <w:webHidden/>
          </w:rPr>
          <w:tab/>
        </w:r>
        <w:r w:rsidR="00171756">
          <w:rPr>
            <w:webHidden/>
          </w:rPr>
          <w:fldChar w:fldCharType="begin"/>
        </w:r>
        <w:r w:rsidR="00171756">
          <w:rPr>
            <w:webHidden/>
          </w:rPr>
          <w:instrText xml:space="preserve"> PAGEREF _Toc465850848 \h </w:instrText>
        </w:r>
        <w:r w:rsidR="00171756">
          <w:rPr>
            <w:webHidden/>
          </w:rPr>
        </w:r>
        <w:r w:rsidR="00171756">
          <w:rPr>
            <w:webHidden/>
          </w:rPr>
          <w:fldChar w:fldCharType="separate"/>
        </w:r>
        <w:r w:rsidR="00171756">
          <w:rPr>
            <w:webHidden/>
          </w:rPr>
          <w:t>5</w:t>
        </w:r>
        <w:r w:rsidR="00171756">
          <w:rPr>
            <w:webHidden/>
          </w:rPr>
          <w:fldChar w:fldCharType="end"/>
        </w:r>
      </w:hyperlink>
    </w:p>
    <w:p w14:paraId="57B2382D" w14:textId="77777777" w:rsidR="00171756" w:rsidRDefault="002639F4">
      <w:pPr>
        <w:pStyle w:val="TOC2"/>
        <w:rPr>
          <w:rFonts w:asciiTheme="minorHAnsi" w:eastAsiaTheme="minorEastAsia" w:hAnsiTheme="minorHAnsi" w:cstheme="minorBidi"/>
          <w:bCs w:val="0"/>
          <w:i w:val="0"/>
          <w:iCs w:val="0"/>
          <w:sz w:val="22"/>
          <w:szCs w:val="22"/>
        </w:rPr>
      </w:pPr>
      <w:hyperlink w:anchor="_Toc465850849" w:history="1">
        <w:r w:rsidR="00171756" w:rsidRPr="003D4A01">
          <w:rPr>
            <w:rStyle w:val="Hyperlink"/>
          </w:rPr>
          <w:t>Notes</w:t>
        </w:r>
        <w:r w:rsidR="00171756">
          <w:rPr>
            <w:webHidden/>
          </w:rPr>
          <w:tab/>
        </w:r>
        <w:r w:rsidR="00171756">
          <w:rPr>
            <w:webHidden/>
          </w:rPr>
          <w:fldChar w:fldCharType="begin"/>
        </w:r>
        <w:r w:rsidR="00171756">
          <w:rPr>
            <w:webHidden/>
          </w:rPr>
          <w:instrText xml:space="preserve"> PAGEREF _Toc465850849 \h </w:instrText>
        </w:r>
        <w:r w:rsidR="00171756">
          <w:rPr>
            <w:webHidden/>
          </w:rPr>
        </w:r>
        <w:r w:rsidR="00171756">
          <w:rPr>
            <w:webHidden/>
          </w:rPr>
          <w:fldChar w:fldCharType="separate"/>
        </w:r>
        <w:r w:rsidR="00171756">
          <w:rPr>
            <w:webHidden/>
          </w:rPr>
          <w:t>6</w:t>
        </w:r>
        <w:r w:rsidR="00171756">
          <w:rPr>
            <w:webHidden/>
          </w:rPr>
          <w:fldChar w:fldCharType="end"/>
        </w:r>
      </w:hyperlink>
    </w:p>
    <w:p w14:paraId="6B21FBA6" w14:textId="77777777" w:rsidR="00171756" w:rsidRDefault="002639F4">
      <w:pPr>
        <w:pStyle w:val="TOC1"/>
        <w:rPr>
          <w:rFonts w:asciiTheme="minorHAnsi" w:eastAsiaTheme="minorEastAsia" w:hAnsiTheme="minorHAnsi" w:cstheme="minorBidi"/>
          <w:sz w:val="22"/>
          <w:szCs w:val="22"/>
        </w:rPr>
      </w:pPr>
      <w:hyperlink w:anchor="_Toc465850850" w:history="1">
        <w:r w:rsidR="00171756" w:rsidRPr="003D4A01">
          <w:rPr>
            <w:rStyle w:val="Hyperlink"/>
          </w:rPr>
          <w:t>Test Case Requirement Matrix</w:t>
        </w:r>
        <w:r w:rsidR="00171756">
          <w:rPr>
            <w:webHidden/>
          </w:rPr>
          <w:tab/>
        </w:r>
        <w:r w:rsidR="00171756">
          <w:rPr>
            <w:webHidden/>
          </w:rPr>
          <w:fldChar w:fldCharType="begin"/>
        </w:r>
        <w:r w:rsidR="00171756">
          <w:rPr>
            <w:webHidden/>
          </w:rPr>
          <w:instrText xml:space="preserve"> PAGEREF _Toc465850850 \h </w:instrText>
        </w:r>
        <w:r w:rsidR="00171756">
          <w:rPr>
            <w:webHidden/>
          </w:rPr>
        </w:r>
        <w:r w:rsidR="00171756">
          <w:rPr>
            <w:webHidden/>
          </w:rPr>
          <w:fldChar w:fldCharType="separate"/>
        </w:r>
        <w:r w:rsidR="00171756">
          <w:rPr>
            <w:webHidden/>
          </w:rPr>
          <w:t>7</w:t>
        </w:r>
        <w:r w:rsidR="00171756">
          <w:rPr>
            <w:webHidden/>
          </w:rPr>
          <w:fldChar w:fldCharType="end"/>
        </w:r>
      </w:hyperlink>
    </w:p>
    <w:p w14:paraId="11BFFF53" w14:textId="77777777" w:rsidR="00171756" w:rsidRDefault="002639F4">
      <w:pPr>
        <w:pStyle w:val="TOC2"/>
        <w:rPr>
          <w:rFonts w:asciiTheme="minorHAnsi" w:eastAsiaTheme="minorEastAsia" w:hAnsiTheme="minorHAnsi" w:cstheme="minorBidi"/>
          <w:bCs w:val="0"/>
          <w:i w:val="0"/>
          <w:iCs w:val="0"/>
          <w:sz w:val="22"/>
          <w:szCs w:val="22"/>
        </w:rPr>
      </w:pPr>
      <w:hyperlink w:anchor="_Toc465850851" w:history="1">
        <w:r w:rsidR="00171756" w:rsidRPr="003D4A01">
          <w:rPr>
            <w:rStyle w:val="Hyperlink"/>
          </w:rPr>
          <w:t>Requirement</w:t>
        </w:r>
        <w:r w:rsidR="00171756">
          <w:rPr>
            <w:webHidden/>
          </w:rPr>
          <w:tab/>
        </w:r>
        <w:r w:rsidR="00171756">
          <w:rPr>
            <w:webHidden/>
          </w:rPr>
          <w:fldChar w:fldCharType="begin"/>
        </w:r>
        <w:r w:rsidR="00171756">
          <w:rPr>
            <w:webHidden/>
          </w:rPr>
          <w:instrText xml:space="preserve"> PAGEREF _Toc465850851 \h </w:instrText>
        </w:r>
        <w:r w:rsidR="00171756">
          <w:rPr>
            <w:webHidden/>
          </w:rPr>
        </w:r>
        <w:r w:rsidR="00171756">
          <w:rPr>
            <w:webHidden/>
          </w:rPr>
          <w:fldChar w:fldCharType="separate"/>
        </w:r>
        <w:r w:rsidR="00171756">
          <w:rPr>
            <w:webHidden/>
          </w:rPr>
          <w:t>7</w:t>
        </w:r>
        <w:r w:rsidR="00171756">
          <w:rPr>
            <w:webHidden/>
          </w:rPr>
          <w:fldChar w:fldCharType="end"/>
        </w:r>
      </w:hyperlink>
    </w:p>
    <w:p w14:paraId="0DB2DBE9" w14:textId="77777777" w:rsidR="00171756" w:rsidRDefault="002639F4">
      <w:pPr>
        <w:pStyle w:val="TOC2"/>
        <w:rPr>
          <w:rFonts w:asciiTheme="minorHAnsi" w:eastAsiaTheme="minorEastAsia" w:hAnsiTheme="minorHAnsi" w:cstheme="minorBidi"/>
          <w:bCs w:val="0"/>
          <w:i w:val="0"/>
          <w:iCs w:val="0"/>
          <w:sz w:val="22"/>
          <w:szCs w:val="22"/>
        </w:rPr>
      </w:pPr>
      <w:hyperlink w:anchor="_Toc465850852" w:history="1">
        <w:r w:rsidR="00171756" w:rsidRPr="003D4A01">
          <w:rPr>
            <w:rStyle w:val="Hyperlink"/>
          </w:rPr>
          <w:t>Test Case</w:t>
        </w:r>
        <w:r w:rsidR="00171756">
          <w:rPr>
            <w:webHidden/>
          </w:rPr>
          <w:tab/>
        </w:r>
        <w:r w:rsidR="00171756">
          <w:rPr>
            <w:webHidden/>
          </w:rPr>
          <w:fldChar w:fldCharType="begin"/>
        </w:r>
        <w:r w:rsidR="00171756">
          <w:rPr>
            <w:webHidden/>
          </w:rPr>
          <w:instrText xml:space="preserve"> PAGEREF _Toc465850852 \h </w:instrText>
        </w:r>
        <w:r w:rsidR="00171756">
          <w:rPr>
            <w:webHidden/>
          </w:rPr>
        </w:r>
        <w:r w:rsidR="00171756">
          <w:rPr>
            <w:webHidden/>
          </w:rPr>
          <w:fldChar w:fldCharType="separate"/>
        </w:r>
        <w:r w:rsidR="00171756">
          <w:rPr>
            <w:webHidden/>
          </w:rPr>
          <w:t>7</w:t>
        </w:r>
        <w:r w:rsidR="00171756">
          <w:rPr>
            <w:webHidden/>
          </w:rPr>
          <w:fldChar w:fldCharType="end"/>
        </w:r>
      </w:hyperlink>
    </w:p>
    <w:p w14:paraId="21AB3B6F" w14:textId="77777777" w:rsidR="00171756" w:rsidRDefault="002639F4">
      <w:pPr>
        <w:pStyle w:val="TOC2"/>
        <w:rPr>
          <w:rFonts w:asciiTheme="minorHAnsi" w:eastAsiaTheme="minorEastAsia" w:hAnsiTheme="minorHAnsi" w:cstheme="minorBidi"/>
          <w:bCs w:val="0"/>
          <w:i w:val="0"/>
          <w:iCs w:val="0"/>
          <w:sz w:val="22"/>
          <w:szCs w:val="22"/>
        </w:rPr>
      </w:pPr>
      <w:hyperlink w:anchor="_Toc465850853" w:history="1">
        <w:r w:rsidR="00171756" w:rsidRPr="003D4A01">
          <w:rPr>
            <w:rStyle w:val="Hyperlink"/>
          </w:rPr>
          <w:t>Notes</w:t>
        </w:r>
        <w:r w:rsidR="00171756">
          <w:rPr>
            <w:webHidden/>
          </w:rPr>
          <w:tab/>
        </w:r>
        <w:r w:rsidR="00171756">
          <w:rPr>
            <w:webHidden/>
          </w:rPr>
          <w:fldChar w:fldCharType="begin"/>
        </w:r>
        <w:r w:rsidR="00171756">
          <w:rPr>
            <w:webHidden/>
          </w:rPr>
          <w:instrText xml:space="preserve"> PAGEREF _Toc465850853 \h </w:instrText>
        </w:r>
        <w:r w:rsidR="00171756">
          <w:rPr>
            <w:webHidden/>
          </w:rPr>
        </w:r>
        <w:r w:rsidR="00171756">
          <w:rPr>
            <w:webHidden/>
          </w:rPr>
          <w:fldChar w:fldCharType="separate"/>
        </w:r>
        <w:r w:rsidR="00171756">
          <w:rPr>
            <w:webHidden/>
          </w:rPr>
          <w:t>7</w:t>
        </w:r>
        <w:r w:rsidR="00171756">
          <w:rPr>
            <w:webHidden/>
          </w:rPr>
          <w:fldChar w:fldCharType="end"/>
        </w:r>
      </w:hyperlink>
    </w:p>
    <w:p w14:paraId="4113D73C" w14:textId="77777777" w:rsidR="00171756" w:rsidRDefault="002639F4">
      <w:pPr>
        <w:pStyle w:val="TOC1"/>
        <w:rPr>
          <w:rFonts w:asciiTheme="minorHAnsi" w:eastAsiaTheme="minorEastAsia" w:hAnsiTheme="minorHAnsi" w:cstheme="minorBidi"/>
          <w:sz w:val="22"/>
          <w:szCs w:val="22"/>
        </w:rPr>
      </w:pPr>
      <w:hyperlink w:anchor="_Toc465850854" w:history="1">
        <w:r w:rsidR="00171756" w:rsidRPr="003D4A01">
          <w:rPr>
            <w:rStyle w:val="Hyperlink"/>
          </w:rPr>
          <w:t>Test Case Plan</w:t>
        </w:r>
        <w:r w:rsidR="00171756">
          <w:rPr>
            <w:webHidden/>
          </w:rPr>
          <w:tab/>
        </w:r>
        <w:r w:rsidR="00171756">
          <w:rPr>
            <w:webHidden/>
          </w:rPr>
          <w:fldChar w:fldCharType="begin"/>
        </w:r>
        <w:r w:rsidR="00171756">
          <w:rPr>
            <w:webHidden/>
          </w:rPr>
          <w:instrText xml:space="preserve"> PAGEREF _Toc465850854 \h </w:instrText>
        </w:r>
        <w:r w:rsidR="00171756">
          <w:rPr>
            <w:webHidden/>
          </w:rPr>
        </w:r>
        <w:r w:rsidR="00171756">
          <w:rPr>
            <w:webHidden/>
          </w:rPr>
          <w:fldChar w:fldCharType="separate"/>
        </w:r>
        <w:r w:rsidR="00171756">
          <w:rPr>
            <w:webHidden/>
          </w:rPr>
          <w:t>8</w:t>
        </w:r>
        <w:r w:rsidR="00171756">
          <w:rPr>
            <w:webHidden/>
          </w:rPr>
          <w:fldChar w:fldCharType="end"/>
        </w:r>
      </w:hyperlink>
    </w:p>
    <w:p w14:paraId="3134DE55" w14:textId="77777777" w:rsidR="00171756" w:rsidRDefault="002639F4">
      <w:pPr>
        <w:pStyle w:val="TOC2"/>
        <w:rPr>
          <w:rFonts w:asciiTheme="minorHAnsi" w:eastAsiaTheme="minorEastAsia" w:hAnsiTheme="minorHAnsi" w:cstheme="minorBidi"/>
          <w:bCs w:val="0"/>
          <w:i w:val="0"/>
          <w:iCs w:val="0"/>
          <w:sz w:val="22"/>
          <w:szCs w:val="22"/>
        </w:rPr>
      </w:pPr>
      <w:hyperlink w:anchor="_Toc465850855" w:history="1">
        <w:r w:rsidR="00171756" w:rsidRPr="003D4A01">
          <w:rPr>
            <w:rStyle w:val="Hyperlink"/>
          </w:rPr>
          <w:t>Identification</w:t>
        </w:r>
        <w:r w:rsidR="00171756">
          <w:rPr>
            <w:webHidden/>
          </w:rPr>
          <w:tab/>
        </w:r>
        <w:r w:rsidR="00171756">
          <w:rPr>
            <w:webHidden/>
          </w:rPr>
          <w:fldChar w:fldCharType="begin"/>
        </w:r>
        <w:r w:rsidR="00171756">
          <w:rPr>
            <w:webHidden/>
          </w:rPr>
          <w:instrText xml:space="preserve"> PAGEREF _Toc465850855 \h </w:instrText>
        </w:r>
        <w:r w:rsidR="00171756">
          <w:rPr>
            <w:webHidden/>
          </w:rPr>
        </w:r>
        <w:r w:rsidR="00171756">
          <w:rPr>
            <w:webHidden/>
          </w:rPr>
          <w:fldChar w:fldCharType="separate"/>
        </w:r>
        <w:r w:rsidR="00171756">
          <w:rPr>
            <w:webHidden/>
          </w:rPr>
          <w:t>8</w:t>
        </w:r>
        <w:r w:rsidR="00171756">
          <w:rPr>
            <w:webHidden/>
          </w:rPr>
          <w:fldChar w:fldCharType="end"/>
        </w:r>
      </w:hyperlink>
    </w:p>
    <w:p w14:paraId="54422BEF" w14:textId="77777777" w:rsidR="00171756" w:rsidRDefault="002639F4">
      <w:pPr>
        <w:pStyle w:val="TOC2"/>
        <w:rPr>
          <w:rFonts w:asciiTheme="minorHAnsi" w:eastAsiaTheme="minorEastAsia" w:hAnsiTheme="minorHAnsi" w:cstheme="minorBidi"/>
          <w:bCs w:val="0"/>
          <w:i w:val="0"/>
          <w:iCs w:val="0"/>
          <w:sz w:val="22"/>
          <w:szCs w:val="22"/>
        </w:rPr>
      </w:pPr>
      <w:hyperlink w:anchor="_Toc465850856" w:history="1">
        <w:r w:rsidR="00171756" w:rsidRPr="003D4A01">
          <w:rPr>
            <w:rStyle w:val="Hyperlink"/>
          </w:rPr>
          <w:t>Baseline</w:t>
        </w:r>
        <w:r w:rsidR="00171756">
          <w:rPr>
            <w:webHidden/>
          </w:rPr>
          <w:tab/>
        </w:r>
        <w:r w:rsidR="00171756">
          <w:rPr>
            <w:webHidden/>
          </w:rPr>
          <w:fldChar w:fldCharType="begin"/>
        </w:r>
        <w:r w:rsidR="00171756">
          <w:rPr>
            <w:webHidden/>
          </w:rPr>
          <w:instrText xml:space="preserve"> PAGEREF _Toc465850856 \h </w:instrText>
        </w:r>
        <w:r w:rsidR="00171756">
          <w:rPr>
            <w:webHidden/>
          </w:rPr>
        </w:r>
        <w:r w:rsidR="00171756">
          <w:rPr>
            <w:webHidden/>
          </w:rPr>
          <w:fldChar w:fldCharType="separate"/>
        </w:r>
        <w:r w:rsidR="00171756">
          <w:rPr>
            <w:webHidden/>
          </w:rPr>
          <w:t>8</w:t>
        </w:r>
        <w:r w:rsidR="00171756">
          <w:rPr>
            <w:webHidden/>
          </w:rPr>
          <w:fldChar w:fldCharType="end"/>
        </w:r>
      </w:hyperlink>
    </w:p>
    <w:p w14:paraId="099C4D7D" w14:textId="77777777" w:rsidR="00171756" w:rsidRDefault="002639F4">
      <w:pPr>
        <w:pStyle w:val="TOC2"/>
        <w:rPr>
          <w:rFonts w:asciiTheme="minorHAnsi" w:eastAsiaTheme="minorEastAsia" w:hAnsiTheme="minorHAnsi" w:cstheme="minorBidi"/>
          <w:bCs w:val="0"/>
          <w:i w:val="0"/>
          <w:iCs w:val="0"/>
          <w:sz w:val="22"/>
          <w:szCs w:val="22"/>
        </w:rPr>
      </w:pPr>
      <w:hyperlink w:anchor="_Toc465850857" w:history="1">
        <w:r w:rsidR="00171756" w:rsidRPr="003D4A01">
          <w:rPr>
            <w:rStyle w:val="Hyperlink"/>
          </w:rPr>
          <w:t>Execution</w:t>
        </w:r>
        <w:r w:rsidR="00171756">
          <w:rPr>
            <w:webHidden/>
          </w:rPr>
          <w:tab/>
        </w:r>
        <w:r w:rsidR="00171756">
          <w:rPr>
            <w:webHidden/>
          </w:rPr>
          <w:fldChar w:fldCharType="begin"/>
        </w:r>
        <w:r w:rsidR="00171756">
          <w:rPr>
            <w:webHidden/>
          </w:rPr>
          <w:instrText xml:space="preserve"> PAGEREF _Toc465850857 \h </w:instrText>
        </w:r>
        <w:r w:rsidR="00171756">
          <w:rPr>
            <w:webHidden/>
          </w:rPr>
        </w:r>
        <w:r w:rsidR="00171756">
          <w:rPr>
            <w:webHidden/>
          </w:rPr>
          <w:fldChar w:fldCharType="separate"/>
        </w:r>
        <w:r w:rsidR="00171756">
          <w:rPr>
            <w:webHidden/>
          </w:rPr>
          <w:t>8</w:t>
        </w:r>
        <w:r w:rsidR="00171756">
          <w:rPr>
            <w:webHidden/>
          </w:rPr>
          <w:fldChar w:fldCharType="end"/>
        </w:r>
      </w:hyperlink>
    </w:p>
    <w:p w14:paraId="4C5569D5" w14:textId="77777777" w:rsidR="00171756" w:rsidRDefault="002639F4">
      <w:pPr>
        <w:pStyle w:val="TOC2"/>
        <w:rPr>
          <w:rFonts w:asciiTheme="minorHAnsi" w:eastAsiaTheme="minorEastAsia" w:hAnsiTheme="minorHAnsi" w:cstheme="minorBidi"/>
          <w:bCs w:val="0"/>
          <w:i w:val="0"/>
          <w:iCs w:val="0"/>
          <w:sz w:val="22"/>
          <w:szCs w:val="22"/>
        </w:rPr>
      </w:pPr>
      <w:hyperlink w:anchor="_Toc465850858" w:history="1">
        <w:r w:rsidR="00171756" w:rsidRPr="003D4A01">
          <w:rPr>
            <w:rStyle w:val="Hyperlink"/>
          </w:rPr>
          <w:t>Status</w:t>
        </w:r>
        <w:r w:rsidR="00171756">
          <w:rPr>
            <w:webHidden/>
          </w:rPr>
          <w:tab/>
        </w:r>
        <w:r w:rsidR="00171756">
          <w:rPr>
            <w:webHidden/>
          </w:rPr>
          <w:fldChar w:fldCharType="begin"/>
        </w:r>
        <w:r w:rsidR="00171756">
          <w:rPr>
            <w:webHidden/>
          </w:rPr>
          <w:instrText xml:space="preserve"> PAGEREF _Toc465850858 \h </w:instrText>
        </w:r>
        <w:r w:rsidR="00171756">
          <w:rPr>
            <w:webHidden/>
          </w:rPr>
        </w:r>
        <w:r w:rsidR="00171756">
          <w:rPr>
            <w:webHidden/>
          </w:rPr>
          <w:fldChar w:fldCharType="separate"/>
        </w:r>
        <w:r w:rsidR="00171756">
          <w:rPr>
            <w:webHidden/>
          </w:rPr>
          <w:t>9</w:t>
        </w:r>
        <w:r w:rsidR="00171756">
          <w:rPr>
            <w:webHidden/>
          </w:rPr>
          <w:fldChar w:fldCharType="end"/>
        </w:r>
      </w:hyperlink>
    </w:p>
    <w:p w14:paraId="03C9FDC7" w14:textId="77777777" w:rsidR="00171756" w:rsidRDefault="002639F4">
      <w:pPr>
        <w:pStyle w:val="TOC2"/>
        <w:rPr>
          <w:rFonts w:asciiTheme="minorHAnsi" w:eastAsiaTheme="minorEastAsia" w:hAnsiTheme="minorHAnsi" w:cstheme="minorBidi"/>
          <w:bCs w:val="0"/>
          <w:i w:val="0"/>
          <w:iCs w:val="0"/>
          <w:sz w:val="22"/>
          <w:szCs w:val="22"/>
        </w:rPr>
      </w:pPr>
      <w:hyperlink w:anchor="_Toc465850859" w:history="1">
        <w:r w:rsidR="00171756" w:rsidRPr="003D4A01">
          <w:rPr>
            <w:rStyle w:val="Hyperlink"/>
          </w:rPr>
          <w:t>Schedule vs Actual</w:t>
        </w:r>
        <w:r w:rsidR="00171756">
          <w:rPr>
            <w:webHidden/>
          </w:rPr>
          <w:tab/>
        </w:r>
        <w:r w:rsidR="00171756">
          <w:rPr>
            <w:webHidden/>
          </w:rPr>
          <w:fldChar w:fldCharType="begin"/>
        </w:r>
        <w:r w:rsidR="00171756">
          <w:rPr>
            <w:webHidden/>
          </w:rPr>
          <w:instrText xml:space="preserve"> PAGEREF _Toc465850859 \h </w:instrText>
        </w:r>
        <w:r w:rsidR="00171756">
          <w:rPr>
            <w:webHidden/>
          </w:rPr>
        </w:r>
        <w:r w:rsidR="00171756">
          <w:rPr>
            <w:webHidden/>
          </w:rPr>
          <w:fldChar w:fldCharType="separate"/>
        </w:r>
        <w:r w:rsidR="00171756">
          <w:rPr>
            <w:webHidden/>
          </w:rPr>
          <w:t>9</w:t>
        </w:r>
        <w:r w:rsidR="00171756">
          <w:rPr>
            <w:webHidden/>
          </w:rPr>
          <w:fldChar w:fldCharType="end"/>
        </w:r>
      </w:hyperlink>
    </w:p>
    <w:p w14:paraId="77197642" w14:textId="77777777" w:rsidR="00171756" w:rsidRDefault="002639F4">
      <w:pPr>
        <w:pStyle w:val="TOC2"/>
        <w:rPr>
          <w:rFonts w:asciiTheme="minorHAnsi" w:eastAsiaTheme="minorEastAsia" w:hAnsiTheme="minorHAnsi" w:cstheme="minorBidi"/>
          <w:bCs w:val="0"/>
          <w:i w:val="0"/>
          <w:iCs w:val="0"/>
          <w:sz w:val="22"/>
          <w:szCs w:val="22"/>
        </w:rPr>
      </w:pPr>
      <w:hyperlink w:anchor="_Toc465850860" w:history="1">
        <w:r w:rsidR="00171756" w:rsidRPr="003D4A01">
          <w:rPr>
            <w:rStyle w:val="Hyperlink"/>
          </w:rPr>
          <w:t>Notes</w:t>
        </w:r>
        <w:r w:rsidR="00171756">
          <w:rPr>
            <w:webHidden/>
          </w:rPr>
          <w:tab/>
        </w:r>
        <w:r w:rsidR="00171756">
          <w:rPr>
            <w:webHidden/>
          </w:rPr>
          <w:fldChar w:fldCharType="begin"/>
        </w:r>
        <w:r w:rsidR="00171756">
          <w:rPr>
            <w:webHidden/>
          </w:rPr>
          <w:instrText xml:space="preserve"> PAGEREF _Toc465850860 \h </w:instrText>
        </w:r>
        <w:r w:rsidR="00171756">
          <w:rPr>
            <w:webHidden/>
          </w:rPr>
        </w:r>
        <w:r w:rsidR="00171756">
          <w:rPr>
            <w:webHidden/>
          </w:rPr>
          <w:fldChar w:fldCharType="separate"/>
        </w:r>
        <w:r w:rsidR="00171756">
          <w:rPr>
            <w:webHidden/>
          </w:rPr>
          <w:t>9</w:t>
        </w:r>
        <w:r w:rsidR="00171756">
          <w:rPr>
            <w:webHidden/>
          </w:rPr>
          <w:fldChar w:fldCharType="end"/>
        </w:r>
      </w:hyperlink>
    </w:p>
    <w:p w14:paraId="26DAC04F" w14:textId="77777777" w:rsidR="00171756" w:rsidRDefault="002639F4">
      <w:pPr>
        <w:pStyle w:val="TOC1"/>
        <w:rPr>
          <w:rFonts w:asciiTheme="minorHAnsi" w:eastAsiaTheme="minorEastAsia" w:hAnsiTheme="minorHAnsi" w:cstheme="minorBidi"/>
          <w:sz w:val="22"/>
          <w:szCs w:val="22"/>
        </w:rPr>
      </w:pPr>
      <w:hyperlink w:anchor="_Toc465850861" w:history="1">
        <w:r w:rsidR="00171756" w:rsidRPr="003D4A01">
          <w:rPr>
            <w:rStyle w:val="Hyperlink"/>
          </w:rPr>
          <w:t>Test Case Execution</w:t>
        </w:r>
        <w:r w:rsidR="00171756">
          <w:rPr>
            <w:webHidden/>
          </w:rPr>
          <w:tab/>
        </w:r>
        <w:r w:rsidR="00171756">
          <w:rPr>
            <w:webHidden/>
          </w:rPr>
          <w:fldChar w:fldCharType="begin"/>
        </w:r>
        <w:r w:rsidR="00171756">
          <w:rPr>
            <w:webHidden/>
          </w:rPr>
          <w:instrText xml:space="preserve"> PAGEREF _Toc465850861 \h </w:instrText>
        </w:r>
        <w:r w:rsidR="00171756">
          <w:rPr>
            <w:webHidden/>
          </w:rPr>
        </w:r>
        <w:r w:rsidR="00171756">
          <w:rPr>
            <w:webHidden/>
          </w:rPr>
          <w:fldChar w:fldCharType="separate"/>
        </w:r>
        <w:r w:rsidR="00171756">
          <w:rPr>
            <w:webHidden/>
          </w:rPr>
          <w:t>10</w:t>
        </w:r>
        <w:r w:rsidR="00171756">
          <w:rPr>
            <w:webHidden/>
          </w:rPr>
          <w:fldChar w:fldCharType="end"/>
        </w:r>
      </w:hyperlink>
    </w:p>
    <w:p w14:paraId="311053C4" w14:textId="77777777" w:rsidR="00171756" w:rsidRDefault="002639F4">
      <w:pPr>
        <w:pStyle w:val="TOC2"/>
        <w:rPr>
          <w:rFonts w:asciiTheme="minorHAnsi" w:eastAsiaTheme="minorEastAsia" w:hAnsiTheme="minorHAnsi" w:cstheme="minorBidi"/>
          <w:bCs w:val="0"/>
          <w:i w:val="0"/>
          <w:iCs w:val="0"/>
          <w:sz w:val="22"/>
          <w:szCs w:val="22"/>
        </w:rPr>
      </w:pPr>
      <w:hyperlink w:anchor="_Toc465850862" w:history="1">
        <w:r w:rsidR="00171756" w:rsidRPr="003D4A01">
          <w:rPr>
            <w:rStyle w:val="Hyperlink"/>
          </w:rPr>
          <w:t>Identification</w:t>
        </w:r>
        <w:r w:rsidR="00171756">
          <w:rPr>
            <w:webHidden/>
          </w:rPr>
          <w:tab/>
        </w:r>
        <w:r w:rsidR="00171756">
          <w:rPr>
            <w:webHidden/>
          </w:rPr>
          <w:fldChar w:fldCharType="begin"/>
        </w:r>
        <w:r w:rsidR="00171756">
          <w:rPr>
            <w:webHidden/>
          </w:rPr>
          <w:instrText xml:space="preserve"> PAGEREF _Toc465850862 \h </w:instrText>
        </w:r>
        <w:r w:rsidR="00171756">
          <w:rPr>
            <w:webHidden/>
          </w:rPr>
        </w:r>
        <w:r w:rsidR="00171756">
          <w:rPr>
            <w:webHidden/>
          </w:rPr>
          <w:fldChar w:fldCharType="separate"/>
        </w:r>
        <w:r w:rsidR="00171756">
          <w:rPr>
            <w:webHidden/>
          </w:rPr>
          <w:t>10</w:t>
        </w:r>
        <w:r w:rsidR="00171756">
          <w:rPr>
            <w:webHidden/>
          </w:rPr>
          <w:fldChar w:fldCharType="end"/>
        </w:r>
      </w:hyperlink>
    </w:p>
    <w:p w14:paraId="5A6A6177" w14:textId="77777777" w:rsidR="00171756" w:rsidRDefault="002639F4">
      <w:pPr>
        <w:pStyle w:val="TOC2"/>
        <w:rPr>
          <w:rFonts w:asciiTheme="minorHAnsi" w:eastAsiaTheme="minorEastAsia" w:hAnsiTheme="minorHAnsi" w:cstheme="minorBidi"/>
          <w:bCs w:val="0"/>
          <w:i w:val="0"/>
          <w:iCs w:val="0"/>
          <w:sz w:val="22"/>
          <w:szCs w:val="22"/>
        </w:rPr>
      </w:pPr>
      <w:hyperlink w:anchor="_Toc465850863" w:history="1">
        <w:r w:rsidR="00171756" w:rsidRPr="003D4A01">
          <w:rPr>
            <w:rStyle w:val="Hyperlink"/>
          </w:rPr>
          <w:t>Status</w:t>
        </w:r>
        <w:r w:rsidR="00171756">
          <w:rPr>
            <w:webHidden/>
          </w:rPr>
          <w:tab/>
        </w:r>
        <w:r w:rsidR="00171756">
          <w:rPr>
            <w:webHidden/>
          </w:rPr>
          <w:fldChar w:fldCharType="begin"/>
        </w:r>
        <w:r w:rsidR="00171756">
          <w:rPr>
            <w:webHidden/>
          </w:rPr>
          <w:instrText xml:space="preserve"> PAGEREF _Toc465850863 \h </w:instrText>
        </w:r>
        <w:r w:rsidR="00171756">
          <w:rPr>
            <w:webHidden/>
          </w:rPr>
        </w:r>
        <w:r w:rsidR="00171756">
          <w:rPr>
            <w:webHidden/>
          </w:rPr>
          <w:fldChar w:fldCharType="separate"/>
        </w:r>
        <w:r w:rsidR="00171756">
          <w:rPr>
            <w:webHidden/>
          </w:rPr>
          <w:t>10</w:t>
        </w:r>
        <w:r w:rsidR="00171756">
          <w:rPr>
            <w:webHidden/>
          </w:rPr>
          <w:fldChar w:fldCharType="end"/>
        </w:r>
      </w:hyperlink>
    </w:p>
    <w:p w14:paraId="3E29F536" w14:textId="77777777" w:rsidR="00171756" w:rsidRDefault="002639F4">
      <w:pPr>
        <w:pStyle w:val="TOC2"/>
        <w:rPr>
          <w:rFonts w:asciiTheme="minorHAnsi" w:eastAsiaTheme="minorEastAsia" w:hAnsiTheme="minorHAnsi" w:cstheme="minorBidi"/>
          <w:bCs w:val="0"/>
          <w:i w:val="0"/>
          <w:iCs w:val="0"/>
          <w:sz w:val="22"/>
          <w:szCs w:val="22"/>
        </w:rPr>
      </w:pPr>
      <w:hyperlink w:anchor="_Toc465850864" w:history="1">
        <w:r w:rsidR="00171756" w:rsidRPr="003D4A01">
          <w:rPr>
            <w:rStyle w:val="Hyperlink"/>
          </w:rPr>
          <w:t>Notes</w:t>
        </w:r>
        <w:r w:rsidR="00171756">
          <w:rPr>
            <w:webHidden/>
          </w:rPr>
          <w:tab/>
        </w:r>
        <w:r w:rsidR="00171756">
          <w:rPr>
            <w:webHidden/>
          </w:rPr>
          <w:fldChar w:fldCharType="begin"/>
        </w:r>
        <w:r w:rsidR="00171756">
          <w:rPr>
            <w:webHidden/>
          </w:rPr>
          <w:instrText xml:space="preserve"> PAGEREF _Toc465850864 \h </w:instrText>
        </w:r>
        <w:r w:rsidR="00171756">
          <w:rPr>
            <w:webHidden/>
          </w:rPr>
        </w:r>
        <w:r w:rsidR="00171756">
          <w:rPr>
            <w:webHidden/>
          </w:rPr>
          <w:fldChar w:fldCharType="separate"/>
        </w:r>
        <w:r w:rsidR="00171756">
          <w:rPr>
            <w:webHidden/>
          </w:rPr>
          <w:t>10</w:t>
        </w:r>
        <w:r w:rsidR="00171756">
          <w:rPr>
            <w:webHidden/>
          </w:rPr>
          <w:fldChar w:fldCharType="end"/>
        </w:r>
      </w:hyperlink>
    </w:p>
    <w:p w14:paraId="6AB0F06E" w14:textId="77777777" w:rsidR="00DB2308" w:rsidRDefault="00DB2308" w:rsidP="00171756">
      <w:r w:rsidRPr="00876E48">
        <w:rPr>
          <w:rFonts w:ascii="Arial" w:hAnsi="Arial" w:cs="Arial"/>
          <w:sz w:val="18"/>
          <w:szCs w:val="18"/>
        </w:rPr>
        <w:fldChar w:fldCharType="end"/>
      </w:r>
    </w:p>
    <w:p w14:paraId="2104A7AB" w14:textId="77777777" w:rsidR="00DB2308" w:rsidRPr="00876E48" w:rsidRDefault="00DB2308" w:rsidP="00DB2308">
      <w:pPr>
        <w:rPr>
          <w:rFonts w:ascii="Arial" w:hAnsi="Arial" w:cs="Arial"/>
          <w:b/>
          <w:sz w:val="18"/>
          <w:szCs w:val="18"/>
        </w:rPr>
      </w:pPr>
      <w:r>
        <w:br w:type="page"/>
      </w:r>
      <w:r w:rsidRPr="00876E48">
        <w:rPr>
          <w:rFonts w:ascii="Arial" w:hAnsi="Arial" w:cs="Arial"/>
          <w:b/>
          <w:sz w:val="18"/>
          <w:szCs w:val="18"/>
        </w:rPr>
        <w:lastRenderedPageBreak/>
        <w:t>Revision History</w:t>
      </w:r>
    </w:p>
    <w:p w14:paraId="4AA120B0" w14:textId="77777777" w:rsidR="00DB2308" w:rsidRPr="00876E48" w:rsidRDefault="00DB2308" w:rsidP="00DB2308">
      <w:pPr>
        <w:rPr>
          <w:rFonts w:ascii="Arial" w:hAnsi="Arial" w:cs="Arial"/>
          <w:sz w:val="18"/>
          <w:szCs w:val="18"/>
        </w:rPr>
      </w:pPr>
    </w:p>
    <w:tbl>
      <w:tblPr>
        <w:tblW w:w="9540"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30"/>
        <w:gridCol w:w="1080"/>
        <w:gridCol w:w="3870"/>
        <w:gridCol w:w="3060"/>
      </w:tblGrid>
      <w:tr w:rsidR="00DB2308" w:rsidRPr="00876E48" w14:paraId="421EEF3B" w14:textId="77777777" w:rsidTr="00E42ECA">
        <w:tc>
          <w:tcPr>
            <w:tcW w:w="1530" w:type="dxa"/>
            <w:shd w:val="clear" w:color="auto" w:fill="E0E0E0"/>
          </w:tcPr>
          <w:p w14:paraId="226FEA6A" w14:textId="77777777" w:rsidR="00DB2308" w:rsidRPr="00876E48" w:rsidRDefault="00DB2308" w:rsidP="00E42ECA">
            <w:pPr>
              <w:pStyle w:val="Tabletext"/>
              <w:jc w:val="center"/>
              <w:rPr>
                <w:rFonts w:ascii="Arial" w:hAnsi="Arial" w:cs="Arial"/>
                <w:b/>
                <w:sz w:val="18"/>
                <w:szCs w:val="18"/>
              </w:rPr>
            </w:pPr>
            <w:r w:rsidRPr="00876E48">
              <w:rPr>
                <w:rFonts w:ascii="Arial" w:hAnsi="Arial" w:cs="Arial"/>
                <w:b/>
                <w:sz w:val="18"/>
                <w:szCs w:val="18"/>
              </w:rPr>
              <w:t>Date</w:t>
            </w:r>
          </w:p>
        </w:tc>
        <w:tc>
          <w:tcPr>
            <w:tcW w:w="1080" w:type="dxa"/>
            <w:shd w:val="clear" w:color="auto" w:fill="E0E0E0"/>
          </w:tcPr>
          <w:p w14:paraId="3A809C41" w14:textId="77777777" w:rsidR="00DB2308" w:rsidRPr="00876E48" w:rsidRDefault="00DB2308" w:rsidP="00E42ECA">
            <w:pPr>
              <w:pStyle w:val="Tabletext"/>
              <w:jc w:val="center"/>
              <w:rPr>
                <w:rFonts w:ascii="Arial" w:hAnsi="Arial" w:cs="Arial"/>
                <w:b/>
                <w:sz w:val="18"/>
                <w:szCs w:val="18"/>
              </w:rPr>
            </w:pPr>
            <w:r w:rsidRPr="00876E48">
              <w:rPr>
                <w:rFonts w:ascii="Arial" w:hAnsi="Arial" w:cs="Arial"/>
                <w:b/>
                <w:sz w:val="18"/>
                <w:szCs w:val="18"/>
              </w:rPr>
              <w:t>Version</w:t>
            </w:r>
          </w:p>
        </w:tc>
        <w:tc>
          <w:tcPr>
            <w:tcW w:w="3870" w:type="dxa"/>
            <w:shd w:val="clear" w:color="auto" w:fill="E0E0E0"/>
          </w:tcPr>
          <w:p w14:paraId="72F748D8" w14:textId="77777777" w:rsidR="00DB2308" w:rsidRPr="00876E48" w:rsidRDefault="00DB2308" w:rsidP="00E42ECA">
            <w:pPr>
              <w:pStyle w:val="Tabletext"/>
              <w:jc w:val="center"/>
              <w:rPr>
                <w:rFonts w:ascii="Arial" w:hAnsi="Arial" w:cs="Arial"/>
                <w:b/>
                <w:sz w:val="18"/>
                <w:szCs w:val="18"/>
              </w:rPr>
            </w:pPr>
            <w:r w:rsidRPr="00876E48">
              <w:rPr>
                <w:rFonts w:ascii="Arial" w:hAnsi="Arial" w:cs="Arial"/>
                <w:b/>
                <w:sz w:val="18"/>
                <w:szCs w:val="18"/>
              </w:rPr>
              <w:t>Description</w:t>
            </w:r>
          </w:p>
        </w:tc>
        <w:tc>
          <w:tcPr>
            <w:tcW w:w="3060" w:type="dxa"/>
            <w:shd w:val="clear" w:color="auto" w:fill="E0E0E0"/>
          </w:tcPr>
          <w:p w14:paraId="13B28181" w14:textId="77777777" w:rsidR="00DB2308" w:rsidRPr="00876E48" w:rsidRDefault="00DB2308" w:rsidP="00E42ECA">
            <w:pPr>
              <w:pStyle w:val="Tabletext"/>
              <w:jc w:val="center"/>
              <w:rPr>
                <w:rFonts w:ascii="Arial" w:hAnsi="Arial" w:cs="Arial"/>
                <w:b/>
                <w:sz w:val="18"/>
                <w:szCs w:val="18"/>
              </w:rPr>
            </w:pPr>
            <w:r w:rsidRPr="00876E48">
              <w:rPr>
                <w:rFonts w:ascii="Arial" w:hAnsi="Arial" w:cs="Arial"/>
                <w:b/>
                <w:sz w:val="18"/>
                <w:szCs w:val="18"/>
              </w:rPr>
              <w:t>Author</w:t>
            </w:r>
          </w:p>
        </w:tc>
      </w:tr>
      <w:tr w:rsidR="00DB2308" w:rsidRPr="00876E48" w14:paraId="113EAA33" w14:textId="77777777" w:rsidTr="00E42ECA">
        <w:tc>
          <w:tcPr>
            <w:tcW w:w="1530" w:type="dxa"/>
          </w:tcPr>
          <w:p w14:paraId="37CC7B35" w14:textId="77777777" w:rsidR="00DB2308" w:rsidRPr="00876E48" w:rsidRDefault="00E4506F" w:rsidP="00E4506F">
            <w:pPr>
              <w:pStyle w:val="Tabletext"/>
              <w:jc w:val="center"/>
              <w:rPr>
                <w:rFonts w:ascii="Arial" w:hAnsi="Arial" w:cs="Arial"/>
                <w:sz w:val="18"/>
                <w:szCs w:val="18"/>
              </w:rPr>
            </w:pPr>
            <w:r>
              <w:rPr>
                <w:rFonts w:ascii="Arial" w:hAnsi="Arial" w:cs="Arial"/>
                <w:sz w:val="18"/>
                <w:szCs w:val="18"/>
              </w:rPr>
              <w:t>11</w:t>
            </w:r>
            <w:r w:rsidR="00DB2308">
              <w:rPr>
                <w:rFonts w:ascii="Arial" w:hAnsi="Arial" w:cs="Arial"/>
                <w:sz w:val="18"/>
                <w:szCs w:val="18"/>
              </w:rPr>
              <w:t>/</w:t>
            </w:r>
            <w:r>
              <w:rPr>
                <w:rFonts w:ascii="Arial" w:hAnsi="Arial" w:cs="Arial"/>
                <w:sz w:val="18"/>
                <w:szCs w:val="18"/>
              </w:rPr>
              <w:t>02</w:t>
            </w:r>
            <w:r w:rsidR="00DB2308">
              <w:rPr>
                <w:rFonts w:ascii="Arial" w:hAnsi="Arial" w:cs="Arial"/>
                <w:sz w:val="18"/>
                <w:szCs w:val="18"/>
              </w:rPr>
              <w:t>/201</w:t>
            </w:r>
            <w:r>
              <w:rPr>
                <w:rFonts w:ascii="Arial" w:hAnsi="Arial" w:cs="Arial"/>
                <w:sz w:val="18"/>
                <w:szCs w:val="18"/>
              </w:rPr>
              <w:t>6</w:t>
            </w:r>
          </w:p>
        </w:tc>
        <w:tc>
          <w:tcPr>
            <w:tcW w:w="1080" w:type="dxa"/>
          </w:tcPr>
          <w:p w14:paraId="3A9F72C0" w14:textId="77777777" w:rsidR="00DB2308" w:rsidRPr="00876E48" w:rsidRDefault="00DB2308" w:rsidP="00E42ECA">
            <w:pPr>
              <w:pStyle w:val="Tabletext"/>
              <w:jc w:val="center"/>
              <w:rPr>
                <w:rFonts w:ascii="Arial" w:hAnsi="Arial" w:cs="Arial"/>
                <w:sz w:val="18"/>
                <w:szCs w:val="18"/>
              </w:rPr>
            </w:pPr>
            <w:r>
              <w:rPr>
                <w:rFonts w:ascii="Arial" w:hAnsi="Arial" w:cs="Arial"/>
                <w:sz w:val="18"/>
                <w:szCs w:val="18"/>
              </w:rPr>
              <w:t>1</w:t>
            </w:r>
          </w:p>
        </w:tc>
        <w:tc>
          <w:tcPr>
            <w:tcW w:w="3870" w:type="dxa"/>
          </w:tcPr>
          <w:p w14:paraId="12020911" w14:textId="77777777" w:rsidR="00DB2308" w:rsidRPr="00876E48" w:rsidRDefault="00DB2308" w:rsidP="00E42ECA">
            <w:pPr>
              <w:pStyle w:val="Tabletext"/>
              <w:rPr>
                <w:rFonts w:ascii="Arial" w:hAnsi="Arial" w:cs="Arial"/>
                <w:sz w:val="18"/>
                <w:szCs w:val="18"/>
              </w:rPr>
            </w:pPr>
            <w:r>
              <w:rPr>
                <w:rFonts w:ascii="Arial" w:hAnsi="Arial" w:cs="Arial"/>
                <w:sz w:val="18"/>
                <w:szCs w:val="18"/>
              </w:rPr>
              <w:t>Initial Draft</w:t>
            </w:r>
          </w:p>
        </w:tc>
        <w:tc>
          <w:tcPr>
            <w:tcW w:w="3060" w:type="dxa"/>
          </w:tcPr>
          <w:p w14:paraId="7322986E" w14:textId="77777777" w:rsidR="00DB2308" w:rsidRPr="00876E48" w:rsidRDefault="00E4506F" w:rsidP="00E4506F">
            <w:pPr>
              <w:pStyle w:val="Tabletext"/>
              <w:rPr>
                <w:rFonts w:ascii="Arial" w:hAnsi="Arial" w:cs="Arial"/>
                <w:sz w:val="18"/>
                <w:szCs w:val="18"/>
              </w:rPr>
            </w:pPr>
            <w:r>
              <w:rPr>
                <w:rFonts w:ascii="Arial" w:hAnsi="Arial" w:cs="Arial"/>
                <w:sz w:val="18"/>
                <w:szCs w:val="18"/>
              </w:rPr>
              <w:t>David Pyle</w:t>
            </w:r>
          </w:p>
        </w:tc>
      </w:tr>
      <w:tr w:rsidR="00DB2308" w:rsidRPr="00876E48" w14:paraId="6F648411" w14:textId="77777777" w:rsidTr="00E42ECA">
        <w:tc>
          <w:tcPr>
            <w:tcW w:w="1530" w:type="dxa"/>
          </w:tcPr>
          <w:p w14:paraId="2C143248" w14:textId="77777777" w:rsidR="00DB2308" w:rsidRPr="00876E48" w:rsidRDefault="00C32701" w:rsidP="00E42ECA">
            <w:pPr>
              <w:pStyle w:val="Tabletext"/>
              <w:jc w:val="center"/>
              <w:rPr>
                <w:rFonts w:ascii="Arial" w:hAnsi="Arial" w:cs="Arial"/>
                <w:sz w:val="18"/>
                <w:szCs w:val="18"/>
              </w:rPr>
            </w:pPr>
            <w:r>
              <w:rPr>
                <w:rFonts w:ascii="Arial" w:hAnsi="Arial" w:cs="Arial"/>
                <w:sz w:val="18"/>
                <w:szCs w:val="18"/>
              </w:rPr>
              <w:t>11/4/16</w:t>
            </w:r>
          </w:p>
        </w:tc>
        <w:tc>
          <w:tcPr>
            <w:tcW w:w="1080" w:type="dxa"/>
          </w:tcPr>
          <w:p w14:paraId="1DD9C023" w14:textId="77777777" w:rsidR="00DB2308" w:rsidRPr="00876E48" w:rsidRDefault="00C32701" w:rsidP="00E42ECA">
            <w:pPr>
              <w:pStyle w:val="Tabletext"/>
              <w:jc w:val="center"/>
              <w:rPr>
                <w:rFonts w:ascii="Arial" w:hAnsi="Arial" w:cs="Arial"/>
                <w:sz w:val="18"/>
                <w:szCs w:val="18"/>
              </w:rPr>
            </w:pPr>
            <w:r>
              <w:rPr>
                <w:rFonts w:ascii="Arial" w:hAnsi="Arial" w:cs="Arial"/>
                <w:sz w:val="18"/>
                <w:szCs w:val="18"/>
              </w:rPr>
              <w:t>1.1</w:t>
            </w:r>
          </w:p>
        </w:tc>
        <w:tc>
          <w:tcPr>
            <w:tcW w:w="3870" w:type="dxa"/>
          </w:tcPr>
          <w:p w14:paraId="45ACB93C" w14:textId="77777777" w:rsidR="00DB2308" w:rsidRPr="00876E48" w:rsidRDefault="00C32701" w:rsidP="00E42ECA">
            <w:pPr>
              <w:pStyle w:val="Tabletext"/>
              <w:rPr>
                <w:rFonts w:ascii="Arial" w:hAnsi="Arial" w:cs="Arial"/>
                <w:sz w:val="18"/>
                <w:szCs w:val="18"/>
              </w:rPr>
            </w:pPr>
            <w:r>
              <w:rPr>
                <w:rFonts w:ascii="Arial" w:hAnsi="Arial" w:cs="Arial"/>
                <w:sz w:val="18"/>
                <w:szCs w:val="18"/>
              </w:rPr>
              <w:t>Updates</w:t>
            </w:r>
          </w:p>
        </w:tc>
        <w:tc>
          <w:tcPr>
            <w:tcW w:w="3060" w:type="dxa"/>
          </w:tcPr>
          <w:p w14:paraId="0E4B0752" w14:textId="77777777" w:rsidR="00DB2308" w:rsidRPr="00876E48" w:rsidRDefault="00C32701" w:rsidP="00E42ECA">
            <w:pPr>
              <w:pStyle w:val="Tabletext"/>
              <w:rPr>
                <w:rFonts w:ascii="Arial" w:hAnsi="Arial" w:cs="Arial"/>
                <w:sz w:val="18"/>
                <w:szCs w:val="18"/>
              </w:rPr>
            </w:pPr>
            <w:r>
              <w:rPr>
                <w:rFonts w:ascii="Arial" w:hAnsi="Arial" w:cs="Arial"/>
                <w:sz w:val="18"/>
                <w:szCs w:val="18"/>
              </w:rPr>
              <w:t>David Pyle</w:t>
            </w:r>
          </w:p>
        </w:tc>
      </w:tr>
      <w:tr w:rsidR="00DB2308" w:rsidRPr="00876E48" w14:paraId="5238737E" w14:textId="77777777" w:rsidTr="00E42ECA">
        <w:tc>
          <w:tcPr>
            <w:tcW w:w="1530" w:type="dxa"/>
          </w:tcPr>
          <w:p w14:paraId="7E2B719D" w14:textId="77777777" w:rsidR="00DB2308" w:rsidRDefault="00B67152" w:rsidP="00E42ECA">
            <w:pPr>
              <w:pStyle w:val="Tabletext"/>
              <w:jc w:val="center"/>
              <w:rPr>
                <w:rFonts w:ascii="Arial" w:hAnsi="Arial" w:cs="Arial"/>
                <w:sz w:val="18"/>
                <w:szCs w:val="18"/>
              </w:rPr>
            </w:pPr>
            <w:ins w:id="0" w:author="Aldrich Veluz" w:date="2016-11-23T10:50:00Z">
              <w:r>
                <w:rPr>
                  <w:rFonts w:ascii="Arial" w:hAnsi="Arial" w:cs="Arial"/>
                  <w:sz w:val="18"/>
                  <w:szCs w:val="18"/>
                </w:rPr>
                <w:t>11/23/2016</w:t>
              </w:r>
            </w:ins>
          </w:p>
        </w:tc>
        <w:tc>
          <w:tcPr>
            <w:tcW w:w="1080" w:type="dxa"/>
          </w:tcPr>
          <w:p w14:paraId="63B29489" w14:textId="77777777" w:rsidR="00DB2308" w:rsidRDefault="00B67152" w:rsidP="00E42ECA">
            <w:pPr>
              <w:pStyle w:val="Tabletext"/>
              <w:jc w:val="center"/>
              <w:rPr>
                <w:rFonts w:ascii="Arial" w:hAnsi="Arial" w:cs="Arial"/>
                <w:sz w:val="18"/>
                <w:szCs w:val="18"/>
              </w:rPr>
            </w:pPr>
            <w:ins w:id="1" w:author="Aldrich Veluz" w:date="2016-11-23T10:50:00Z">
              <w:r>
                <w:rPr>
                  <w:rFonts w:ascii="Arial" w:hAnsi="Arial" w:cs="Arial"/>
                  <w:sz w:val="18"/>
                  <w:szCs w:val="18"/>
                </w:rPr>
                <w:t>1.2</w:t>
              </w:r>
            </w:ins>
          </w:p>
        </w:tc>
        <w:tc>
          <w:tcPr>
            <w:tcW w:w="3870" w:type="dxa"/>
          </w:tcPr>
          <w:p w14:paraId="54F93963" w14:textId="77777777" w:rsidR="00DB2308" w:rsidRDefault="00B67152" w:rsidP="00E42ECA">
            <w:pPr>
              <w:pStyle w:val="Tabletext"/>
              <w:rPr>
                <w:rFonts w:ascii="Arial" w:hAnsi="Arial" w:cs="Arial"/>
                <w:sz w:val="18"/>
                <w:szCs w:val="18"/>
              </w:rPr>
            </w:pPr>
            <w:ins w:id="2" w:author="Aldrich Veluz" w:date="2016-11-23T10:50:00Z">
              <w:r>
                <w:rPr>
                  <w:rFonts w:ascii="Arial" w:hAnsi="Arial" w:cs="Arial"/>
                  <w:sz w:val="18"/>
                  <w:szCs w:val="18"/>
                </w:rPr>
                <w:t>Updates</w:t>
              </w:r>
            </w:ins>
          </w:p>
        </w:tc>
        <w:tc>
          <w:tcPr>
            <w:tcW w:w="3060" w:type="dxa"/>
          </w:tcPr>
          <w:p w14:paraId="781B8133" w14:textId="77777777" w:rsidR="00DB2308" w:rsidRDefault="00B67152" w:rsidP="00E42ECA">
            <w:pPr>
              <w:pStyle w:val="Tabletext"/>
              <w:rPr>
                <w:rFonts w:ascii="Arial" w:hAnsi="Arial" w:cs="Arial"/>
                <w:sz w:val="18"/>
                <w:szCs w:val="18"/>
              </w:rPr>
            </w:pPr>
            <w:ins w:id="3" w:author="Aldrich Veluz" w:date="2016-11-23T10:50:00Z">
              <w:r>
                <w:rPr>
                  <w:rFonts w:ascii="Arial" w:hAnsi="Arial" w:cs="Arial"/>
                  <w:sz w:val="18"/>
                  <w:szCs w:val="18"/>
                </w:rPr>
                <w:t>Aldrich Veluz</w:t>
              </w:r>
            </w:ins>
          </w:p>
        </w:tc>
      </w:tr>
      <w:tr w:rsidR="00DB2308" w:rsidRPr="00876E48" w14:paraId="6DC69245" w14:textId="77777777" w:rsidTr="00E42ECA">
        <w:tc>
          <w:tcPr>
            <w:tcW w:w="1530" w:type="dxa"/>
          </w:tcPr>
          <w:p w14:paraId="5AB38D40" w14:textId="77777777" w:rsidR="00DB2308" w:rsidRDefault="00DB2308" w:rsidP="00E42ECA">
            <w:pPr>
              <w:pStyle w:val="Tabletext"/>
              <w:jc w:val="center"/>
              <w:rPr>
                <w:rFonts w:ascii="Arial" w:hAnsi="Arial" w:cs="Arial"/>
                <w:sz w:val="18"/>
                <w:szCs w:val="18"/>
              </w:rPr>
            </w:pPr>
          </w:p>
        </w:tc>
        <w:tc>
          <w:tcPr>
            <w:tcW w:w="1080" w:type="dxa"/>
          </w:tcPr>
          <w:p w14:paraId="353EC058" w14:textId="77777777" w:rsidR="00DB2308" w:rsidRDefault="00DB2308" w:rsidP="00E42ECA">
            <w:pPr>
              <w:pStyle w:val="Tabletext"/>
              <w:jc w:val="center"/>
              <w:rPr>
                <w:rFonts w:ascii="Arial" w:hAnsi="Arial" w:cs="Arial"/>
                <w:sz w:val="18"/>
                <w:szCs w:val="18"/>
              </w:rPr>
            </w:pPr>
          </w:p>
        </w:tc>
        <w:tc>
          <w:tcPr>
            <w:tcW w:w="3870" w:type="dxa"/>
          </w:tcPr>
          <w:p w14:paraId="4365BF9E" w14:textId="77777777" w:rsidR="00DB2308" w:rsidRDefault="00DB2308" w:rsidP="00E42ECA">
            <w:pPr>
              <w:pStyle w:val="Tabletext"/>
              <w:rPr>
                <w:rFonts w:ascii="Arial" w:hAnsi="Arial" w:cs="Arial"/>
                <w:sz w:val="18"/>
                <w:szCs w:val="18"/>
              </w:rPr>
            </w:pPr>
          </w:p>
        </w:tc>
        <w:tc>
          <w:tcPr>
            <w:tcW w:w="3060" w:type="dxa"/>
          </w:tcPr>
          <w:p w14:paraId="3174ED76" w14:textId="77777777" w:rsidR="00DB2308" w:rsidRDefault="00DB2308" w:rsidP="00E42ECA">
            <w:pPr>
              <w:pStyle w:val="Tabletext"/>
              <w:rPr>
                <w:rFonts w:ascii="Arial" w:hAnsi="Arial" w:cs="Arial"/>
                <w:sz w:val="18"/>
                <w:szCs w:val="18"/>
              </w:rPr>
            </w:pPr>
          </w:p>
        </w:tc>
      </w:tr>
      <w:tr w:rsidR="00DB2308" w:rsidRPr="00876E48" w14:paraId="670328BC" w14:textId="77777777" w:rsidTr="00E42ECA">
        <w:tc>
          <w:tcPr>
            <w:tcW w:w="1530" w:type="dxa"/>
          </w:tcPr>
          <w:p w14:paraId="75E64910" w14:textId="77777777" w:rsidR="00DB2308" w:rsidRDefault="00DB2308" w:rsidP="00E42ECA">
            <w:pPr>
              <w:pStyle w:val="Tabletext"/>
              <w:jc w:val="center"/>
              <w:rPr>
                <w:rFonts w:ascii="Arial" w:hAnsi="Arial" w:cs="Arial"/>
                <w:sz w:val="18"/>
                <w:szCs w:val="18"/>
              </w:rPr>
            </w:pPr>
          </w:p>
        </w:tc>
        <w:tc>
          <w:tcPr>
            <w:tcW w:w="1080" w:type="dxa"/>
          </w:tcPr>
          <w:p w14:paraId="1E8DEF83" w14:textId="77777777" w:rsidR="00DB2308" w:rsidRDefault="00DB2308" w:rsidP="00E42ECA">
            <w:pPr>
              <w:pStyle w:val="Tabletext"/>
              <w:jc w:val="center"/>
              <w:rPr>
                <w:rFonts w:ascii="Arial" w:hAnsi="Arial" w:cs="Arial"/>
                <w:sz w:val="18"/>
                <w:szCs w:val="18"/>
              </w:rPr>
            </w:pPr>
          </w:p>
        </w:tc>
        <w:tc>
          <w:tcPr>
            <w:tcW w:w="3870" w:type="dxa"/>
          </w:tcPr>
          <w:p w14:paraId="462A4271" w14:textId="77777777" w:rsidR="00DB2308" w:rsidRDefault="00DB2308" w:rsidP="00E42ECA">
            <w:pPr>
              <w:pStyle w:val="Tabletext"/>
              <w:rPr>
                <w:rFonts w:ascii="Arial" w:hAnsi="Arial" w:cs="Arial"/>
                <w:sz w:val="18"/>
                <w:szCs w:val="18"/>
              </w:rPr>
            </w:pPr>
          </w:p>
        </w:tc>
        <w:tc>
          <w:tcPr>
            <w:tcW w:w="3060" w:type="dxa"/>
          </w:tcPr>
          <w:p w14:paraId="5E43B853" w14:textId="77777777" w:rsidR="00DB2308" w:rsidRDefault="00DB2308" w:rsidP="00E42ECA">
            <w:pPr>
              <w:pStyle w:val="Tabletext"/>
              <w:rPr>
                <w:rFonts w:ascii="Arial" w:hAnsi="Arial" w:cs="Arial"/>
                <w:sz w:val="18"/>
                <w:szCs w:val="18"/>
              </w:rPr>
            </w:pPr>
          </w:p>
        </w:tc>
      </w:tr>
    </w:tbl>
    <w:p w14:paraId="7F3E934D" w14:textId="77777777" w:rsidR="00DB2308" w:rsidRPr="00876E48" w:rsidRDefault="00DB2308" w:rsidP="00DB2308">
      <w:pPr>
        <w:pStyle w:val="NormalWeb"/>
        <w:ind w:left="720"/>
        <w:rPr>
          <w:rFonts w:ascii="Arial" w:hAnsi="Arial" w:cs="Arial"/>
          <w:sz w:val="18"/>
          <w:szCs w:val="18"/>
        </w:rPr>
      </w:pPr>
    </w:p>
    <w:p w14:paraId="1EA5FD77" w14:textId="77777777" w:rsidR="00DB2308" w:rsidRDefault="00DB2308">
      <w:pPr>
        <w:spacing w:after="200" w:line="276" w:lineRule="auto"/>
      </w:pPr>
    </w:p>
    <w:p w14:paraId="60F987E2" w14:textId="77777777" w:rsidR="00171756" w:rsidRDefault="00171756">
      <w:pPr>
        <w:spacing w:after="200" w:line="276" w:lineRule="auto"/>
        <w:rPr>
          <w:b/>
          <w:sz w:val="24"/>
        </w:rPr>
      </w:pPr>
      <w:r>
        <w:br w:type="page"/>
      </w:r>
    </w:p>
    <w:p w14:paraId="5FDED825" w14:textId="77777777" w:rsidR="00171756" w:rsidRDefault="00171756" w:rsidP="0041347C">
      <w:pPr>
        <w:pStyle w:val="Heading1"/>
      </w:pPr>
      <w:bookmarkStart w:id="4" w:name="_Toc465850843"/>
      <w:r>
        <w:lastRenderedPageBreak/>
        <w:t>Purpose</w:t>
      </w:r>
      <w:bookmarkEnd w:id="4"/>
    </w:p>
    <w:p w14:paraId="0316E4A1" w14:textId="77777777" w:rsidR="00171756" w:rsidRDefault="00171756" w:rsidP="00171756">
      <w:r>
        <w:t>The purpose of this document is to lay out the data that should be collected during a testing project to provide the statistical analysis provided for in the Test Dashboard.  Test tracking covers the following areas: Requirements, Test Case Matrix, Test Cases, Test Case Execution and Defects. (Defects is not covered yet).  The goal is that the data collected will provide an accurate picture to the current and past state of testing within a project and will allow for analysis to find areas of future improvement.</w:t>
      </w:r>
    </w:p>
    <w:p w14:paraId="204D9828" w14:textId="77777777" w:rsidR="00C32701" w:rsidRDefault="00C32701" w:rsidP="00C32701">
      <w:pPr>
        <w:pStyle w:val="Heading1"/>
      </w:pPr>
    </w:p>
    <w:p w14:paraId="5BD2FBB1" w14:textId="77777777" w:rsidR="00C32701" w:rsidRDefault="00C32701" w:rsidP="00171756"/>
    <w:p w14:paraId="480E98E1" w14:textId="77777777" w:rsidR="00171756" w:rsidRDefault="00DB2308" w:rsidP="00171756">
      <w:r>
        <w:br w:type="page"/>
      </w:r>
    </w:p>
    <w:p w14:paraId="730BD8EF" w14:textId="77777777" w:rsidR="00B57CDE" w:rsidRDefault="00B57CDE" w:rsidP="0041347C">
      <w:pPr>
        <w:pStyle w:val="Heading1"/>
      </w:pPr>
      <w:bookmarkStart w:id="5" w:name="_Toc465850844"/>
      <w:r>
        <w:lastRenderedPageBreak/>
        <w:t>Project Information</w:t>
      </w:r>
    </w:p>
    <w:p w14:paraId="288E49ED" w14:textId="77777777" w:rsidR="00B57CDE" w:rsidRDefault="00B57CDE" w:rsidP="009C3140">
      <w:r>
        <w:tab/>
        <w:t>Resources</w:t>
      </w:r>
    </w:p>
    <w:p w14:paraId="75B6E1BC" w14:textId="77777777" w:rsidR="00B57CDE" w:rsidRDefault="00B57CDE" w:rsidP="009C3140">
      <w:r>
        <w:tab/>
        <w:t>Financial</w:t>
      </w:r>
    </w:p>
    <w:p w14:paraId="03FEE4EF" w14:textId="77777777" w:rsidR="00B57CDE" w:rsidRDefault="00B57CDE" w:rsidP="009C3140">
      <w:r>
        <w:tab/>
        <w:t>Etc</w:t>
      </w:r>
    </w:p>
    <w:p w14:paraId="64A14D35" w14:textId="77777777" w:rsidR="00B57CDE" w:rsidRPr="00B57CDE" w:rsidRDefault="00B57CDE" w:rsidP="009C3140"/>
    <w:p w14:paraId="1B1BE6CA" w14:textId="77777777" w:rsidR="00E4506F" w:rsidRDefault="0041347C" w:rsidP="0041347C">
      <w:pPr>
        <w:pStyle w:val="Heading1"/>
      </w:pPr>
      <w:r w:rsidRPr="0041347C">
        <w:t>Requirements</w:t>
      </w:r>
      <w:bookmarkEnd w:id="5"/>
    </w:p>
    <w:p w14:paraId="18718284" w14:textId="77777777" w:rsidR="0041347C" w:rsidRPr="0041347C" w:rsidRDefault="0041347C" w:rsidP="00E4506F">
      <w:r w:rsidRPr="0041347C">
        <w:t>All requirements to be implemented in the system</w:t>
      </w:r>
    </w:p>
    <w:p w14:paraId="55A8BF18" w14:textId="77777777" w:rsidR="0041347C" w:rsidRPr="0041347C" w:rsidRDefault="0041347C" w:rsidP="0041347C">
      <w:pPr>
        <w:pStyle w:val="Heading2"/>
      </w:pPr>
      <w:bookmarkStart w:id="6" w:name="_Toc465850845"/>
      <w:commentRangeStart w:id="7"/>
      <w:r w:rsidRPr="0041347C">
        <w:t>Identification</w:t>
      </w:r>
      <w:bookmarkEnd w:id="6"/>
      <w:commentRangeEnd w:id="7"/>
      <w:r w:rsidR="006D6545">
        <w:rPr>
          <w:rStyle w:val="CommentReference"/>
          <w:rFonts w:ascii="Times New Roman" w:eastAsia="Times New Roman" w:hAnsi="Times New Roman" w:cs="Times New Roman"/>
        </w:rPr>
        <w:commentReference w:id="7"/>
      </w:r>
    </w:p>
    <w:p w14:paraId="45B7DDF3" w14:textId="77777777" w:rsidR="0041347C" w:rsidRPr="0041347C" w:rsidRDefault="00821B49" w:rsidP="0041347C">
      <w:pPr>
        <w:pStyle w:val="ListParagraph"/>
        <w:numPr>
          <w:ilvl w:val="0"/>
          <w:numId w:val="13"/>
        </w:numPr>
      </w:pPr>
      <w:ins w:id="8" w:author="Aldrich Veluz" w:date="2016-11-23T09:39:00Z">
        <w:r>
          <w:rPr>
            <w:b/>
          </w:rPr>
          <w:t>*</w:t>
        </w:r>
      </w:ins>
      <w:r w:rsidR="0041347C" w:rsidRPr="00E4506F">
        <w:rPr>
          <w:b/>
        </w:rPr>
        <w:t>ID</w:t>
      </w:r>
      <w:r w:rsidR="0041347C" w:rsidRPr="0041347C">
        <w:t>: Unique Requirement ID</w:t>
      </w:r>
    </w:p>
    <w:p w14:paraId="39CA9223" w14:textId="77777777" w:rsidR="0041347C" w:rsidRPr="0041347C" w:rsidRDefault="009C3140" w:rsidP="0041347C">
      <w:pPr>
        <w:pStyle w:val="ListParagraph"/>
        <w:numPr>
          <w:ilvl w:val="0"/>
          <w:numId w:val="13"/>
        </w:numPr>
      </w:pPr>
      <w:r>
        <w:rPr>
          <w:b/>
        </w:rPr>
        <w:t>*</w:t>
      </w:r>
      <w:r w:rsidR="0041347C" w:rsidRPr="00E4506F">
        <w:rPr>
          <w:b/>
        </w:rPr>
        <w:t>Name</w:t>
      </w:r>
      <w:r w:rsidR="0041347C" w:rsidRPr="0041347C">
        <w:t>: Descriptive Requirement Name</w:t>
      </w:r>
    </w:p>
    <w:p w14:paraId="2B5520E8" w14:textId="77777777" w:rsidR="0041347C" w:rsidRPr="0041347C" w:rsidRDefault="0041347C" w:rsidP="0041347C">
      <w:pPr>
        <w:pStyle w:val="ListParagraph"/>
        <w:numPr>
          <w:ilvl w:val="0"/>
          <w:numId w:val="13"/>
        </w:numPr>
      </w:pPr>
      <w:r w:rsidRPr="00E4506F">
        <w:rPr>
          <w:b/>
        </w:rPr>
        <w:t>Requirement Text</w:t>
      </w:r>
      <w:r w:rsidRPr="0041347C">
        <w:t>: Text from source document</w:t>
      </w:r>
    </w:p>
    <w:p w14:paraId="7BDC361A" w14:textId="77777777" w:rsidR="0041347C" w:rsidRPr="0041347C" w:rsidRDefault="0041347C" w:rsidP="0041347C">
      <w:pPr>
        <w:pStyle w:val="ListParagraph"/>
        <w:numPr>
          <w:ilvl w:val="0"/>
          <w:numId w:val="13"/>
        </w:numPr>
      </w:pPr>
      <w:r w:rsidRPr="00E4506F">
        <w:rPr>
          <w:b/>
        </w:rPr>
        <w:t>Source</w:t>
      </w:r>
      <w:r w:rsidRPr="0041347C">
        <w:t>: Source Document Name</w:t>
      </w:r>
    </w:p>
    <w:p w14:paraId="4A146AC5" w14:textId="77777777" w:rsidR="0041347C" w:rsidRPr="0041347C" w:rsidRDefault="0041347C" w:rsidP="0041347C">
      <w:pPr>
        <w:pStyle w:val="ListParagraph"/>
        <w:numPr>
          <w:ilvl w:val="0"/>
          <w:numId w:val="13"/>
        </w:numPr>
      </w:pPr>
      <w:r w:rsidRPr="00E4506F">
        <w:rPr>
          <w:b/>
        </w:rPr>
        <w:t>Source Location</w:t>
      </w:r>
      <w:r w:rsidRPr="0041347C">
        <w:t>: Source Document Location</w:t>
      </w:r>
    </w:p>
    <w:p w14:paraId="0C50F3FE" w14:textId="77777777" w:rsidR="0041347C" w:rsidRPr="0041347C" w:rsidRDefault="0041347C" w:rsidP="0041347C">
      <w:pPr>
        <w:pStyle w:val="Heading2"/>
      </w:pPr>
      <w:bookmarkStart w:id="9" w:name="_Toc465850846"/>
      <w:commentRangeStart w:id="10"/>
      <w:r w:rsidRPr="0041347C">
        <w:t>Area</w:t>
      </w:r>
      <w:bookmarkEnd w:id="9"/>
      <w:commentRangeEnd w:id="10"/>
      <w:r w:rsidR="006D6545">
        <w:rPr>
          <w:rStyle w:val="CommentReference"/>
          <w:rFonts w:ascii="Times New Roman" w:eastAsia="Times New Roman" w:hAnsi="Times New Roman" w:cs="Times New Roman"/>
        </w:rPr>
        <w:commentReference w:id="10"/>
      </w:r>
    </w:p>
    <w:p w14:paraId="18AD0462" w14:textId="77777777" w:rsidR="0041347C" w:rsidRPr="0041347C" w:rsidRDefault="009C3140" w:rsidP="0041347C">
      <w:pPr>
        <w:pStyle w:val="ListParagraph"/>
        <w:numPr>
          <w:ilvl w:val="0"/>
          <w:numId w:val="15"/>
        </w:numPr>
      </w:pPr>
      <w:del w:id="11" w:author="Aldrich Veluz" w:date="2016-11-23T09:42:00Z">
        <w:r w:rsidDel="006D6545">
          <w:rPr>
            <w:b/>
          </w:rPr>
          <w:delText>*</w:delText>
        </w:r>
      </w:del>
      <w:r w:rsidR="0041347C" w:rsidRPr="00E4506F">
        <w:rPr>
          <w:b/>
        </w:rPr>
        <w:t>Business Area</w:t>
      </w:r>
      <w:r w:rsidR="0041347C" w:rsidRPr="0041347C">
        <w:t>: Defined by specific Project</w:t>
      </w:r>
    </w:p>
    <w:p w14:paraId="408DE46A" w14:textId="77777777" w:rsidR="0041347C" w:rsidRPr="0041347C" w:rsidRDefault="009C3140" w:rsidP="0041347C">
      <w:pPr>
        <w:pStyle w:val="ListParagraph"/>
        <w:numPr>
          <w:ilvl w:val="0"/>
          <w:numId w:val="15"/>
        </w:numPr>
      </w:pPr>
      <w:r>
        <w:rPr>
          <w:b/>
        </w:rPr>
        <w:t>*</w:t>
      </w:r>
      <w:r w:rsidR="0041347C" w:rsidRPr="00E4506F">
        <w:rPr>
          <w:b/>
        </w:rPr>
        <w:t>Application</w:t>
      </w:r>
      <w:r w:rsidR="0041347C" w:rsidRPr="0041347C">
        <w:t xml:space="preserve">: Specific Application(s) requirement falls within </w:t>
      </w:r>
    </w:p>
    <w:p w14:paraId="1E8094EB" w14:textId="77777777" w:rsidR="0041347C" w:rsidRDefault="009C3140" w:rsidP="0041347C">
      <w:pPr>
        <w:pStyle w:val="ListParagraph"/>
        <w:numPr>
          <w:ilvl w:val="0"/>
          <w:numId w:val="15"/>
        </w:numPr>
        <w:rPr>
          <w:ins w:id="12" w:author="Aldrich Veluz" w:date="2016-11-23T09:58:00Z"/>
        </w:rPr>
      </w:pPr>
      <w:r>
        <w:rPr>
          <w:b/>
        </w:rPr>
        <w:t>*</w:t>
      </w:r>
      <w:r w:rsidR="0041347C" w:rsidRPr="00E4506F">
        <w:rPr>
          <w:b/>
        </w:rPr>
        <w:t>Priority</w:t>
      </w:r>
      <w:r w:rsidR="0041347C" w:rsidRPr="0041347C">
        <w:t>: Priority of requirement within the overall project</w:t>
      </w:r>
    </w:p>
    <w:p w14:paraId="45DDD01D" w14:textId="77777777" w:rsidR="000215BC" w:rsidRPr="0041347C" w:rsidRDefault="000215BC" w:rsidP="0041347C">
      <w:pPr>
        <w:pStyle w:val="ListParagraph"/>
        <w:numPr>
          <w:ilvl w:val="0"/>
          <w:numId w:val="15"/>
        </w:numPr>
      </w:pPr>
      <w:ins w:id="13" w:author="Aldrich Veluz" w:date="2016-11-23T09:58:00Z">
        <w:r>
          <w:rPr>
            <w:b/>
          </w:rPr>
          <w:t>*</w:t>
        </w:r>
        <w:commentRangeStart w:id="14"/>
        <w:r>
          <w:rPr>
            <w:b/>
          </w:rPr>
          <w:t>Requirement</w:t>
        </w:r>
      </w:ins>
      <w:commentRangeEnd w:id="14"/>
      <w:ins w:id="15" w:author="Aldrich Veluz" w:date="2016-11-23T10:00:00Z">
        <w:r w:rsidR="008813A7">
          <w:rPr>
            <w:rStyle w:val="CommentReference"/>
          </w:rPr>
          <w:commentReference w:id="14"/>
        </w:r>
      </w:ins>
      <w:ins w:id="16" w:author="Aldrich Veluz" w:date="2016-11-23T09:58:00Z">
        <w:r>
          <w:rPr>
            <w:b/>
          </w:rPr>
          <w:t xml:space="preserve"> Type</w:t>
        </w:r>
        <w:r w:rsidRPr="000215BC">
          <w:rPr>
            <w:rPrChange w:id="17" w:author="Aldrich Veluz" w:date="2016-11-23T09:58:00Z">
              <w:rPr>
                <w:b/>
              </w:rPr>
            </w:rPrChange>
          </w:rPr>
          <w:t>:</w:t>
        </w:r>
        <w:r>
          <w:t xml:space="preserve"> Functional, Non-functional</w:t>
        </w:r>
      </w:ins>
      <w:ins w:id="18" w:author="Aldrich Veluz" w:date="2016-11-23T09:59:00Z">
        <w:r>
          <w:t>, Performance, Environmental</w:t>
        </w:r>
      </w:ins>
    </w:p>
    <w:p w14:paraId="6985D315" w14:textId="77777777" w:rsidR="0041347C" w:rsidRPr="0041347C" w:rsidRDefault="0041347C" w:rsidP="0041347C">
      <w:pPr>
        <w:pStyle w:val="ListParagraph"/>
        <w:numPr>
          <w:ilvl w:val="0"/>
          <w:numId w:val="15"/>
        </w:numPr>
      </w:pPr>
      <w:r w:rsidRPr="00E4506F">
        <w:rPr>
          <w:b/>
        </w:rPr>
        <w:t>Business Analyst</w:t>
      </w:r>
      <w:r w:rsidRPr="0041347C">
        <w:t>: Lead Business Analyst in charge of this requirement and will sign off on System Integration Testing</w:t>
      </w:r>
    </w:p>
    <w:p w14:paraId="4DFFB1B5" w14:textId="77777777" w:rsidR="0041347C" w:rsidRPr="0041347C" w:rsidRDefault="0041347C" w:rsidP="0041347C">
      <w:pPr>
        <w:pStyle w:val="ListParagraph"/>
        <w:numPr>
          <w:ilvl w:val="0"/>
          <w:numId w:val="15"/>
        </w:numPr>
      </w:pPr>
      <w:r w:rsidRPr="00E4506F">
        <w:rPr>
          <w:b/>
        </w:rPr>
        <w:t>User</w:t>
      </w:r>
      <w:r w:rsidRPr="0041347C">
        <w:t>: User(s) who will use this requirement and signoff on User Acceptance Testing</w:t>
      </w:r>
    </w:p>
    <w:p w14:paraId="655147DD" w14:textId="77777777" w:rsidR="0041347C" w:rsidRPr="0041347C" w:rsidRDefault="0041347C" w:rsidP="0041347C">
      <w:pPr>
        <w:pStyle w:val="Heading2"/>
      </w:pPr>
      <w:bookmarkStart w:id="19" w:name="_Toc465850847"/>
      <w:r w:rsidRPr="0041347C">
        <w:t xml:space="preserve">Test </w:t>
      </w:r>
      <w:commentRangeStart w:id="20"/>
      <w:r w:rsidRPr="0041347C">
        <w:t>Levels</w:t>
      </w:r>
      <w:bookmarkEnd w:id="19"/>
      <w:commentRangeEnd w:id="20"/>
      <w:r w:rsidR="006D6545">
        <w:rPr>
          <w:rStyle w:val="CommentReference"/>
          <w:rFonts w:ascii="Times New Roman" w:eastAsia="Times New Roman" w:hAnsi="Times New Roman" w:cs="Times New Roman"/>
        </w:rPr>
        <w:commentReference w:id="20"/>
      </w:r>
    </w:p>
    <w:p w14:paraId="7A3EE4B0" w14:textId="77777777" w:rsidR="00BE6BB3" w:rsidRDefault="00BE6BB3" w:rsidP="0041347C">
      <w:pPr>
        <w:pStyle w:val="ListParagraph"/>
        <w:numPr>
          <w:ilvl w:val="0"/>
          <w:numId w:val="16"/>
        </w:numPr>
        <w:rPr>
          <w:ins w:id="21" w:author="Aldrich Veluz" w:date="2016-11-23T10:13:00Z"/>
        </w:rPr>
      </w:pPr>
      <w:ins w:id="22" w:author="Aldrich Veluz" w:date="2016-11-23T10:14:00Z">
        <w:r>
          <w:rPr>
            <w:b/>
          </w:rPr>
          <w:t>*</w:t>
        </w:r>
      </w:ins>
      <w:ins w:id="23" w:author="Aldrich Veluz" w:date="2016-11-23T10:13:00Z">
        <w:r w:rsidRPr="00BE6BB3">
          <w:rPr>
            <w:b/>
            <w:rPrChange w:id="24" w:author="Aldrich Veluz" w:date="2016-11-23T10:14:00Z">
              <w:rPr/>
            </w:rPrChange>
          </w:rPr>
          <w:t>Test Phase:</w:t>
        </w:r>
        <w:r>
          <w:t xml:space="preserve"> Indicates the test phase that this requirement will be tested (SIT, UAT, Parallel, Regression)</w:t>
        </w:r>
      </w:ins>
    </w:p>
    <w:p w14:paraId="59D83A5C" w14:textId="77777777" w:rsidR="00BE6BB3" w:rsidRDefault="00BE6BB3" w:rsidP="0041347C">
      <w:pPr>
        <w:pStyle w:val="ListParagraph"/>
        <w:numPr>
          <w:ilvl w:val="0"/>
          <w:numId w:val="16"/>
        </w:numPr>
        <w:rPr>
          <w:ins w:id="25" w:author="Aldrich Veluz" w:date="2016-11-23T10:14:00Z"/>
        </w:rPr>
      </w:pPr>
      <w:ins w:id="26" w:author="Aldrich Veluz" w:date="2016-11-23T10:14:00Z">
        <w:r>
          <w:rPr>
            <w:b/>
          </w:rPr>
          <w:t>*</w:t>
        </w:r>
        <w:r w:rsidRPr="00BE6BB3">
          <w:rPr>
            <w:b/>
            <w:rPrChange w:id="27" w:author="Aldrich Veluz" w:date="2016-11-23T10:14:00Z">
              <w:rPr/>
            </w:rPrChange>
          </w:rPr>
          <w:t>Test Status:</w:t>
        </w:r>
        <w:r>
          <w:t xml:space="preserve"> Indicates the test status for the requirement</w:t>
        </w:r>
      </w:ins>
    </w:p>
    <w:p w14:paraId="5743B02A" w14:textId="77777777" w:rsidR="00BE6BB3" w:rsidRPr="0041347C" w:rsidRDefault="00BE6BB3" w:rsidP="00BE6BB3">
      <w:pPr>
        <w:pStyle w:val="ListParagraph"/>
        <w:numPr>
          <w:ilvl w:val="1"/>
          <w:numId w:val="16"/>
        </w:numPr>
        <w:rPr>
          <w:ins w:id="28" w:author="Aldrich Veluz" w:date="2016-11-23T10:14:00Z"/>
        </w:rPr>
      </w:pPr>
      <w:ins w:id="29" w:author="Aldrich Veluz" w:date="2016-11-23T10:14:00Z">
        <w:r w:rsidRPr="0041347C">
          <w:t>Pending: Requirement will be tested in SIT but has not started execution</w:t>
        </w:r>
      </w:ins>
    </w:p>
    <w:p w14:paraId="5ACA25CE" w14:textId="77777777" w:rsidR="00BE6BB3" w:rsidRPr="0041347C" w:rsidRDefault="00BE6BB3" w:rsidP="00BE6BB3">
      <w:pPr>
        <w:pStyle w:val="ListParagraph"/>
        <w:numPr>
          <w:ilvl w:val="1"/>
          <w:numId w:val="16"/>
        </w:numPr>
        <w:rPr>
          <w:ins w:id="30" w:author="Aldrich Veluz" w:date="2016-11-23T10:14:00Z"/>
        </w:rPr>
      </w:pPr>
      <w:ins w:id="31" w:author="Aldrich Veluz" w:date="2016-11-23T10:14:00Z">
        <w:r w:rsidRPr="0041347C">
          <w:t>Pass: Requirement has been tested in SIT and has passed</w:t>
        </w:r>
      </w:ins>
    </w:p>
    <w:p w14:paraId="181934EB" w14:textId="77777777" w:rsidR="00BE6BB3" w:rsidRPr="0041347C" w:rsidRDefault="00BE6BB3" w:rsidP="00BE6BB3">
      <w:pPr>
        <w:pStyle w:val="ListParagraph"/>
        <w:numPr>
          <w:ilvl w:val="1"/>
          <w:numId w:val="16"/>
        </w:numPr>
        <w:rPr>
          <w:ins w:id="32" w:author="Aldrich Veluz" w:date="2016-11-23T10:14:00Z"/>
        </w:rPr>
      </w:pPr>
      <w:ins w:id="33" w:author="Aldrich Veluz" w:date="2016-11-23T10:14:00Z">
        <w:r w:rsidRPr="0041347C">
          <w:t>Fail: Requirement has been tested in SIT and has Failed</w:t>
        </w:r>
      </w:ins>
    </w:p>
    <w:p w14:paraId="1A0FD020" w14:textId="77777777" w:rsidR="00BE6BB3" w:rsidRPr="00BE6BB3" w:rsidRDefault="00BE6BB3" w:rsidP="00BE6BB3">
      <w:pPr>
        <w:pStyle w:val="ListParagraph"/>
        <w:numPr>
          <w:ilvl w:val="1"/>
          <w:numId w:val="16"/>
        </w:numPr>
        <w:rPr>
          <w:ins w:id="34" w:author="Aldrich Veluz" w:date="2016-11-23T10:13:00Z"/>
          <w:rPrChange w:id="35" w:author="Aldrich Veluz" w:date="2016-11-23T10:13:00Z">
            <w:rPr>
              <w:ins w:id="36" w:author="Aldrich Veluz" w:date="2016-11-23T10:13:00Z"/>
              <w:b/>
            </w:rPr>
          </w:rPrChange>
        </w:rPr>
        <w:pPrChange w:id="37" w:author="Aldrich Veluz" w:date="2016-11-23T10:15:00Z">
          <w:pPr>
            <w:pStyle w:val="ListParagraph"/>
            <w:numPr>
              <w:numId w:val="16"/>
            </w:numPr>
            <w:ind w:left="1800" w:hanging="360"/>
          </w:pPr>
        </w:pPrChange>
      </w:pPr>
      <w:ins w:id="38" w:author="Aldrich Veluz" w:date="2016-11-23T10:14:00Z">
        <w:r w:rsidRPr="0041347C">
          <w:t>N</w:t>
        </w:r>
        <w:r>
          <w:t>/</w:t>
        </w:r>
        <w:r w:rsidRPr="0041347C">
          <w:t>A: Requirement will not be tested in SIT</w:t>
        </w:r>
      </w:ins>
    </w:p>
    <w:p w14:paraId="6BB00A4E" w14:textId="77777777" w:rsidR="0041347C" w:rsidRPr="0041347C" w:rsidDel="00BE6BB3" w:rsidRDefault="009C3140" w:rsidP="0041347C">
      <w:pPr>
        <w:pStyle w:val="ListParagraph"/>
        <w:numPr>
          <w:ilvl w:val="0"/>
          <w:numId w:val="16"/>
        </w:numPr>
        <w:rPr>
          <w:del w:id="39" w:author="Aldrich Veluz" w:date="2016-11-23T10:16:00Z"/>
        </w:rPr>
      </w:pPr>
      <w:del w:id="40" w:author="Aldrich Veluz" w:date="2016-11-23T10:16:00Z">
        <w:r w:rsidDel="00BE6BB3">
          <w:rPr>
            <w:b/>
          </w:rPr>
          <w:delText>*</w:delText>
        </w:r>
        <w:r w:rsidR="0041347C" w:rsidRPr="00E4506F" w:rsidDel="00BE6BB3">
          <w:rPr>
            <w:b/>
          </w:rPr>
          <w:delText>SIT</w:delText>
        </w:r>
        <w:r w:rsidR="0041347C" w:rsidRPr="0041347C" w:rsidDel="00BE6BB3">
          <w:delText>: Indicates if this requirement will be tested in SIT</w:delText>
        </w:r>
      </w:del>
    </w:p>
    <w:p w14:paraId="5B883265" w14:textId="77777777" w:rsidR="0041347C" w:rsidRPr="0041347C" w:rsidDel="00BE6BB3" w:rsidRDefault="0041347C" w:rsidP="0041347C">
      <w:pPr>
        <w:pStyle w:val="ListParagraph"/>
        <w:numPr>
          <w:ilvl w:val="1"/>
          <w:numId w:val="16"/>
        </w:numPr>
        <w:rPr>
          <w:del w:id="41" w:author="Aldrich Veluz" w:date="2016-11-23T10:16:00Z"/>
        </w:rPr>
      </w:pPr>
      <w:del w:id="42" w:author="Aldrich Veluz" w:date="2016-11-23T10:16:00Z">
        <w:r w:rsidRPr="0041347C" w:rsidDel="00BE6BB3">
          <w:delText>Pending: Requirement will be tested in SIT but has not started execution</w:delText>
        </w:r>
      </w:del>
    </w:p>
    <w:p w14:paraId="13022170" w14:textId="77777777" w:rsidR="0041347C" w:rsidRPr="0041347C" w:rsidDel="00BE6BB3" w:rsidRDefault="0041347C" w:rsidP="0041347C">
      <w:pPr>
        <w:pStyle w:val="ListParagraph"/>
        <w:numPr>
          <w:ilvl w:val="1"/>
          <w:numId w:val="16"/>
        </w:numPr>
        <w:rPr>
          <w:del w:id="43" w:author="Aldrich Veluz" w:date="2016-11-23T10:16:00Z"/>
        </w:rPr>
      </w:pPr>
      <w:del w:id="44" w:author="Aldrich Veluz" w:date="2016-11-23T10:16:00Z">
        <w:r w:rsidRPr="0041347C" w:rsidDel="00BE6BB3">
          <w:delText>Pass: Requirement has been tested in SIT and has passed</w:delText>
        </w:r>
      </w:del>
    </w:p>
    <w:p w14:paraId="53C989DF" w14:textId="77777777" w:rsidR="0041347C" w:rsidRPr="0041347C" w:rsidDel="00BE6BB3" w:rsidRDefault="0041347C" w:rsidP="0041347C">
      <w:pPr>
        <w:pStyle w:val="ListParagraph"/>
        <w:numPr>
          <w:ilvl w:val="1"/>
          <w:numId w:val="16"/>
        </w:numPr>
        <w:rPr>
          <w:del w:id="45" w:author="Aldrich Veluz" w:date="2016-11-23T10:16:00Z"/>
        </w:rPr>
      </w:pPr>
      <w:del w:id="46" w:author="Aldrich Veluz" w:date="2016-11-23T10:16:00Z">
        <w:r w:rsidRPr="0041347C" w:rsidDel="00BE6BB3">
          <w:delText>Fail: Requirement has been tested in SIT and has Failed</w:delText>
        </w:r>
      </w:del>
    </w:p>
    <w:p w14:paraId="75BB1516" w14:textId="77777777" w:rsidR="0041347C" w:rsidRPr="0041347C" w:rsidDel="00BE6BB3" w:rsidRDefault="0041347C" w:rsidP="0041347C">
      <w:pPr>
        <w:pStyle w:val="ListParagraph"/>
        <w:numPr>
          <w:ilvl w:val="1"/>
          <w:numId w:val="16"/>
        </w:numPr>
        <w:rPr>
          <w:del w:id="47" w:author="Aldrich Veluz" w:date="2016-11-23T10:16:00Z"/>
        </w:rPr>
      </w:pPr>
      <w:del w:id="48" w:author="Aldrich Veluz" w:date="2016-11-23T10:16:00Z">
        <w:r w:rsidRPr="0041347C" w:rsidDel="00BE6BB3">
          <w:delText>N</w:delText>
        </w:r>
        <w:r w:rsidR="00D43957" w:rsidDel="00BE6BB3">
          <w:delText>/</w:delText>
        </w:r>
        <w:r w:rsidRPr="0041347C" w:rsidDel="00BE6BB3">
          <w:delText>A: Requirement will not be tested in SIT</w:delText>
        </w:r>
      </w:del>
    </w:p>
    <w:p w14:paraId="2524EE78" w14:textId="77777777" w:rsidR="0041347C" w:rsidRPr="0041347C" w:rsidDel="00BE6BB3" w:rsidRDefault="0041347C" w:rsidP="0041347C">
      <w:pPr>
        <w:pStyle w:val="ListParagraph"/>
        <w:numPr>
          <w:ilvl w:val="0"/>
          <w:numId w:val="16"/>
        </w:numPr>
        <w:rPr>
          <w:del w:id="49" w:author="Aldrich Veluz" w:date="2016-11-23T10:16:00Z"/>
        </w:rPr>
      </w:pPr>
      <w:del w:id="50" w:author="Aldrich Veluz" w:date="2016-11-23T10:16:00Z">
        <w:r w:rsidRPr="00E4506F" w:rsidDel="00BE6BB3">
          <w:rPr>
            <w:b/>
          </w:rPr>
          <w:delText>SIT Signoff</w:delText>
        </w:r>
        <w:r w:rsidRPr="0041347C" w:rsidDel="00BE6BB3">
          <w:delText>: SIT testing is complete and has been signed off for this requirement</w:delText>
        </w:r>
      </w:del>
    </w:p>
    <w:p w14:paraId="14DD46A4" w14:textId="77777777" w:rsidR="0041347C" w:rsidRPr="0041347C" w:rsidDel="00BE6BB3" w:rsidRDefault="009C3140" w:rsidP="0041347C">
      <w:pPr>
        <w:pStyle w:val="ListParagraph"/>
        <w:numPr>
          <w:ilvl w:val="0"/>
          <w:numId w:val="16"/>
        </w:numPr>
        <w:rPr>
          <w:del w:id="51" w:author="Aldrich Veluz" w:date="2016-11-23T10:16:00Z"/>
        </w:rPr>
      </w:pPr>
      <w:del w:id="52" w:author="Aldrich Veluz" w:date="2016-11-23T10:16:00Z">
        <w:r w:rsidDel="00BE6BB3">
          <w:rPr>
            <w:b/>
          </w:rPr>
          <w:delText>*</w:delText>
        </w:r>
        <w:r w:rsidR="0041347C" w:rsidRPr="00E4506F" w:rsidDel="00BE6BB3">
          <w:rPr>
            <w:b/>
          </w:rPr>
          <w:delText>UAT</w:delText>
        </w:r>
        <w:r w:rsidR="0041347C" w:rsidRPr="0041347C" w:rsidDel="00BE6BB3">
          <w:delText>: Indicates if this requirement will be tested in UAT</w:delText>
        </w:r>
      </w:del>
    </w:p>
    <w:p w14:paraId="07EBBB47" w14:textId="77777777" w:rsidR="0041347C" w:rsidRPr="0041347C" w:rsidDel="00BE6BB3" w:rsidRDefault="0041347C" w:rsidP="0041347C">
      <w:pPr>
        <w:pStyle w:val="ListParagraph"/>
        <w:numPr>
          <w:ilvl w:val="1"/>
          <w:numId w:val="16"/>
        </w:numPr>
        <w:rPr>
          <w:del w:id="53" w:author="Aldrich Veluz" w:date="2016-11-23T10:16:00Z"/>
        </w:rPr>
      </w:pPr>
      <w:del w:id="54" w:author="Aldrich Veluz" w:date="2016-11-23T10:16:00Z">
        <w:r w:rsidRPr="0041347C" w:rsidDel="00BE6BB3">
          <w:delText>Pending: Requirement will be tested in UAT but has not started execution</w:delText>
        </w:r>
      </w:del>
    </w:p>
    <w:p w14:paraId="797C4105" w14:textId="77777777" w:rsidR="0041347C" w:rsidRPr="0041347C" w:rsidDel="00BE6BB3" w:rsidRDefault="0041347C" w:rsidP="0041347C">
      <w:pPr>
        <w:pStyle w:val="ListParagraph"/>
        <w:numPr>
          <w:ilvl w:val="1"/>
          <w:numId w:val="16"/>
        </w:numPr>
        <w:rPr>
          <w:del w:id="55" w:author="Aldrich Veluz" w:date="2016-11-23T10:16:00Z"/>
        </w:rPr>
      </w:pPr>
      <w:del w:id="56" w:author="Aldrich Veluz" w:date="2016-11-23T10:16:00Z">
        <w:r w:rsidRPr="0041347C" w:rsidDel="00BE6BB3">
          <w:delText>Pass: Requirement has been tested in UAT and has passed</w:delText>
        </w:r>
      </w:del>
    </w:p>
    <w:p w14:paraId="2ED75FCB" w14:textId="77777777" w:rsidR="0041347C" w:rsidRPr="0041347C" w:rsidDel="00BE6BB3" w:rsidRDefault="0041347C" w:rsidP="0041347C">
      <w:pPr>
        <w:pStyle w:val="ListParagraph"/>
        <w:numPr>
          <w:ilvl w:val="1"/>
          <w:numId w:val="16"/>
        </w:numPr>
        <w:rPr>
          <w:del w:id="57" w:author="Aldrich Veluz" w:date="2016-11-23T10:16:00Z"/>
        </w:rPr>
      </w:pPr>
      <w:del w:id="58" w:author="Aldrich Veluz" w:date="2016-11-23T10:16:00Z">
        <w:r w:rsidRPr="0041347C" w:rsidDel="00BE6BB3">
          <w:delText>Fail: Requirement has been tested in UAT and has Failed</w:delText>
        </w:r>
      </w:del>
    </w:p>
    <w:p w14:paraId="1782B5B5" w14:textId="77777777" w:rsidR="0041347C" w:rsidRPr="0041347C" w:rsidDel="00BE6BB3" w:rsidRDefault="0041347C" w:rsidP="0041347C">
      <w:pPr>
        <w:pStyle w:val="ListParagraph"/>
        <w:numPr>
          <w:ilvl w:val="1"/>
          <w:numId w:val="16"/>
        </w:numPr>
        <w:rPr>
          <w:del w:id="59" w:author="Aldrich Veluz" w:date="2016-11-23T10:16:00Z"/>
        </w:rPr>
      </w:pPr>
      <w:del w:id="60" w:author="Aldrich Veluz" w:date="2016-11-23T10:16:00Z">
        <w:r w:rsidRPr="0041347C" w:rsidDel="00BE6BB3">
          <w:delText>N</w:delText>
        </w:r>
        <w:r w:rsidR="00D43957" w:rsidDel="00BE6BB3">
          <w:delText>/</w:delText>
        </w:r>
        <w:r w:rsidRPr="0041347C" w:rsidDel="00BE6BB3">
          <w:delText>A: Requirement will not be tested in UAT</w:delText>
        </w:r>
      </w:del>
    </w:p>
    <w:p w14:paraId="0C8194C2" w14:textId="77777777" w:rsidR="0041347C" w:rsidRPr="0041347C" w:rsidDel="00BE6BB3" w:rsidRDefault="0041347C" w:rsidP="0041347C">
      <w:pPr>
        <w:pStyle w:val="ListParagraph"/>
        <w:numPr>
          <w:ilvl w:val="0"/>
          <w:numId w:val="16"/>
        </w:numPr>
        <w:rPr>
          <w:del w:id="61" w:author="Aldrich Veluz" w:date="2016-11-23T10:16:00Z"/>
        </w:rPr>
      </w:pPr>
      <w:del w:id="62" w:author="Aldrich Veluz" w:date="2016-11-23T10:16:00Z">
        <w:r w:rsidRPr="00E4506F" w:rsidDel="00BE6BB3">
          <w:rPr>
            <w:b/>
          </w:rPr>
          <w:delText>UAT Signoff</w:delText>
        </w:r>
        <w:r w:rsidRPr="0041347C" w:rsidDel="00BE6BB3">
          <w:delText>: UAT testing is complete and has been signed off for this requirement</w:delText>
        </w:r>
      </w:del>
    </w:p>
    <w:p w14:paraId="62348C33" w14:textId="77777777" w:rsidR="0041347C" w:rsidRPr="0041347C" w:rsidDel="00BE6BB3" w:rsidRDefault="009C3140" w:rsidP="0041347C">
      <w:pPr>
        <w:pStyle w:val="ListParagraph"/>
        <w:numPr>
          <w:ilvl w:val="0"/>
          <w:numId w:val="16"/>
        </w:numPr>
        <w:rPr>
          <w:del w:id="63" w:author="Aldrich Veluz" w:date="2016-11-23T10:16:00Z"/>
        </w:rPr>
      </w:pPr>
      <w:del w:id="64" w:author="Aldrich Veluz" w:date="2016-11-23T10:16:00Z">
        <w:r w:rsidDel="00BE6BB3">
          <w:rPr>
            <w:b/>
          </w:rPr>
          <w:delText>*</w:delText>
        </w:r>
        <w:r w:rsidR="0041347C" w:rsidRPr="00E4506F" w:rsidDel="00BE6BB3">
          <w:rPr>
            <w:b/>
          </w:rPr>
          <w:delText>Parallel</w:delText>
        </w:r>
        <w:r w:rsidR="0041347C" w:rsidRPr="0041347C" w:rsidDel="00BE6BB3">
          <w:delText>: Indicates if this requirement will be tested in Parallel</w:delText>
        </w:r>
      </w:del>
    </w:p>
    <w:p w14:paraId="14F36370" w14:textId="77777777" w:rsidR="0041347C" w:rsidRPr="0041347C" w:rsidDel="00BE6BB3" w:rsidRDefault="0041347C" w:rsidP="0041347C">
      <w:pPr>
        <w:pStyle w:val="ListParagraph"/>
        <w:numPr>
          <w:ilvl w:val="1"/>
          <w:numId w:val="16"/>
        </w:numPr>
        <w:rPr>
          <w:del w:id="65" w:author="Aldrich Veluz" w:date="2016-11-23T10:16:00Z"/>
        </w:rPr>
      </w:pPr>
      <w:del w:id="66" w:author="Aldrich Veluz" w:date="2016-11-23T10:16:00Z">
        <w:r w:rsidRPr="0041347C" w:rsidDel="00BE6BB3">
          <w:delText>Pending: Requirement will be tested in Parallel but has not started execution</w:delText>
        </w:r>
      </w:del>
    </w:p>
    <w:p w14:paraId="583A6A2C" w14:textId="77777777" w:rsidR="0041347C" w:rsidRPr="0041347C" w:rsidDel="00BE6BB3" w:rsidRDefault="0041347C" w:rsidP="0041347C">
      <w:pPr>
        <w:pStyle w:val="ListParagraph"/>
        <w:numPr>
          <w:ilvl w:val="1"/>
          <w:numId w:val="16"/>
        </w:numPr>
        <w:rPr>
          <w:del w:id="67" w:author="Aldrich Veluz" w:date="2016-11-23T10:16:00Z"/>
        </w:rPr>
      </w:pPr>
      <w:del w:id="68" w:author="Aldrich Veluz" w:date="2016-11-23T10:16:00Z">
        <w:r w:rsidRPr="0041347C" w:rsidDel="00BE6BB3">
          <w:delText>Pass: Requirement has been tested in Parallel and has passed</w:delText>
        </w:r>
      </w:del>
    </w:p>
    <w:p w14:paraId="5407F373" w14:textId="77777777" w:rsidR="0041347C" w:rsidRPr="0041347C" w:rsidDel="00BE6BB3" w:rsidRDefault="0041347C" w:rsidP="0041347C">
      <w:pPr>
        <w:pStyle w:val="ListParagraph"/>
        <w:numPr>
          <w:ilvl w:val="1"/>
          <w:numId w:val="16"/>
        </w:numPr>
        <w:rPr>
          <w:del w:id="69" w:author="Aldrich Veluz" w:date="2016-11-23T10:16:00Z"/>
        </w:rPr>
      </w:pPr>
      <w:del w:id="70" w:author="Aldrich Veluz" w:date="2016-11-23T10:16:00Z">
        <w:r w:rsidRPr="0041347C" w:rsidDel="00BE6BB3">
          <w:delText>Fail: Requirement has been tested in Parallel and has Failed</w:delText>
        </w:r>
      </w:del>
    </w:p>
    <w:p w14:paraId="501357F8" w14:textId="77777777" w:rsidR="0041347C" w:rsidRPr="0041347C" w:rsidDel="00BE6BB3" w:rsidRDefault="0041347C" w:rsidP="0041347C">
      <w:pPr>
        <w:pStyle w:val="ListParagraph"/>
        <w:numPr>
          <w:ilvl w:val="1"/>
          <w:numId w:val="16"/>
        </w:numPr>
        <w:rPr>
          <w:del w:id="71" w:author="Aldrich Veluz" w:date="2016-11-23T10:16:00Z"/>
        </w:rPr>
      </w:pPr>
      <w:del w:id="72" w:author="Aldrich Veluz" w:date="2016-11-23T10:16:00Z">
        <w:r w:rsidRPr="0041347C" w:rsidDel="00BE6BB3">
          <w:delText>N</w:delText>
        </w:r>
        <w:r w:rsidR="00D43957" w:rsidDel="00BE6BB3">
          <w:delText>/</w:delText>
        </w:r>
        <w:r w:rsidRPr="0041347C" w:rsidDel="00BE6BB3">
          <w:delText>A: Requirement will not be tested in Parallel</w:delText>
        </w:r>
      </w:del>
    </w:p>
    <w:p w14:paraId="1122B317" w14:textId="77777777" w:rsidR="0041347C" w:rsidRPr="0041347C" w:rsidDel="00BE6BB3" w:rsidRDefault="0041347C" w:rsidP="0041347C">
      <w:pPr>
        <w:pStyle w:val="ListParagraph"/>
        <w:numPr>
          <w:ilvl w:val="0"/>
          <w:numId w:val="16"/>
        </w:numPr>
        <w:rPr>
          <w:del w:id="73" w:author="Aldrich Veluz" w:date="2016-11-23T10:16:00Z"/>
        </w:rPr>
      </w:pPr>
      <w:del w:id="74" w:author="Aldrich Veluz" w:date="2016-11-23T10:16:00Z">
        <w:r w:rsidRPr="00E4506F" w:rsidDel="00BE6BB3">
          <w:rPr>
            <w:b/>
          </w:rPr>
          <w:delText>Parallel Signoff</w:delText>
        </w:r>
        <w:r w:rsidRPr="0041347C" w:rsidDel="00BE6BB3">
          <w:delText>: Parallel testing is complete and has been signed off for this requirement</w:delText>
        </w:r>
      </w:del>
    </w:p>
    <w:p w14:paraId="7B3D45B4" w14:textId="77777777" w:rsidR="0041347C" w:rsidRPr="0041347C" w:rsidDel="00BE6BB3" w:rsidRDefault="009C3140" w:rsidP="0041347C">
      <w:pPr>
        <w:pStyle w:val="ListParagraph"/>
        <w:numPr>
          <w:ilvl w:val="0"/>
          <w:numId w:val="16"/>
        </w:numPr>
        <w:rPr>
          <w:del w:id="75" w:author="Aldrich Veluz" w:date="2016-11-23T10:16:00Z"/>
        </w:rPr>
      </w:pPr>
      <w:del w:id="76" w:author="Aldrich Veluz" w:date="2016-11-23T10:16:00Z">
        <w:r w:rsidDel="00BE6BB3">
          <w:rPr>
            <w:b/>
          </w:rPr>
          <w:delText>*</w:delText>
        </w:r>
        <w:r w:rsidR="0041347C" w:rsidRPr="00E4506F" w:rsidDel="00BE6BB3">
          <w:rPr>
            <w:b/>
          </w:rPr>
          <w:delText>Regression</w:delText>
        </w:r>
        <w:r w:rsidR="0041347C" w:rsidRPr="0041347C" w:rsidDel="00BE6BB3">
          <w:delText>: Indicates if this requirement will be tested in Regression</w:delText>
        </w:r>
      </w:del>
    </w:p>
    <w:p w14:paraId="78A80E1D" w14:textId="77777777" w:rsidR="0041347C" w:rsidRPr="0041347C" w:rsidDel="00BE6BB3" w:rsidRDefault="0041347C" w:rsidP="0041347C">
      <w:pPr>
        <w:pStyle w:val="ListParagraph"/>
        <w:numPr>
          <w:ilvl w:val="1"/>
          <w:numId w:val="16"/>
        </w:numPr>
        <w:rPr>
          <w:del w:id="77" w:author="Aldrich Veluz" w:date="2016-11-23T10:16:00Z"/>
        </w:rPr>
      </w:pPr>
      <w:del w:id="78" w:author="Aldrich Veluz" w:date="2016-11-23T10:16:00Z">
        <w:r w:rsidRPr="0041347C" w:rsidDel="00BE6BB3">
          <w:delText>Pending: Requirement will be tested in Regression but has not started execution</w:delText>
        </w:r>
      </w:del>
    </w:p>
    <w:p w14:paraId="623254F6" w14:textId="77777777" w:rsidR="0041347C" w:rsidRPr="0041347C" w:rsidDel="00BE6BB3" w:rsidRDefault="0041347C" w:rsidP="0041347C">
      <w:pPr>
        <w:pStyle w:val="ListParagraph"/>
        <w:numPr>
          <w:ilvl w:val="1"/>
          <w:numId w:val="16"/>
        </w:numPr>
        <w:rPr>
          <w:del w:id="79" w:author="Aldrich Veluz" w:date="2016-11-23T10:16:00Z"/>
        </w:rPr>
      </w:pPr>
      <w:del w:id="80" w:author="Aldrich Veluz" w:date="2016-11-23T10:16:00Z">
        <w:r w:rsidRPr="0041347C" w:rsidDel="00BE6BB3">
          <w:delText>Pass: Requirement has been tested in Regression and has passed</w:delText>
        </w:r>
      </w:del>
    </w:p>
    <w:p w14:paraId="3FF246E5" w14:textId="77777777" w:rsidR="0041347C" w:rsidRPr="0041347C" w:rsidDel="00BE6BB3" w:rsidRDefault="0041347C" w:rsidP="0041347C">
      <w:pPr>
        <w:pStyle w:val="ListParagraph"/>
        <w:numPr>
          <w:ilvl w:val="1"/>
          <w:numId w:val="16"/>
        </w:numPr>
        <w:rPr>
          <w:del w:id="81" w:author="Aldrich Veluz" w:date="2016-11-23T10:16:00Z"/>
        </w:rPr>
      </w:pPr>
      <w:del w:id="82" w:author="Aldrich Veluz" w:date="2016-11-23T10:16:00Z">
        <w:r w:rsidRPr="0041347C" w:rsidDel="00BE6BB3">
          <w:delText>Fail: Requirement has been tested in Regression and has Failed</w:delText>
        </w:r>
      </w:del>
    </w:p>
    <w:p w14:paraId="4C969DC0" w14:textId="77777777" w:rsidR="0041347C" w:rsidRPr="0041347C" w:rsidDel="00BE6BB3" w:rsidRDefault="0041347C" w:rsidP="0041347C">
      <w:pPr>
        <w:pStyle w:val="ListParagraph"/>
        <w:numPr>
          <w:ilvl w:val="1"/>
          <w:numId w:val="16"/>
        </w:numPr>
        <w:rPr>
          <w:del w:id="83" w:author="Aldrich Veluz" w:date="2016-11-23T10:16:00Z"/>
        </w:rPr>
      </w:pPr>
      <w:del w:id="84" w:author="Aldrich Veluz" w:date="2016-11-23T10:16:00Z">
        <w:r w:rsidRPr="0041347C" w:rsidDel="00BE6BB3">
          <w:delText>N</w:delText>
        </w:r>
        <w:r w:rsidR="00D43957" w:rsidDel="00BE6BB3">
          <w:delText>/</w:delText>
        </w:r>
        <w:r w:rsidRPr="0041347C" w:rsidDel="00BE6BB3">
          <w:delText>A: Requirement will not be tested in Regression</w:delText>
        </w:r>
      </w:del>
    </w:p>
    <w:p w14:paraId="492EB16E" w14:textId="77777777" w:rsidR="0041347C" w:rsidRPr="0041347C" w:rsidDel="00BE6BB3" w:rsidRDefault="0041347C" w:rsidP="0041347C">
      <w:pPr>
        <w:pStyle w:val="ListParagraph"/>
        <w:numPr>
          <w:ilvl w:val="0"/>
          <w:numId w:val="16"/>
        </w:numPr>
        <w:rPr>
          <w:del w:id="85" w:author="Aldrich Veluz" w:date="2016-11-23T10:16:00Z"/>
        </w:rPr>
      </w:pPr>
      <w:del w:id="86" w:author="Aldrich Veluz" w:date="2016-11-23T10:16:00Z">
        <w:r w:rsidRPr="00E4506F" w:rsidDel="00BE6BB3">
          <w:rPr>
            <w:b/>
          </w:rPr>
          <w:lastRenderedPageBreak/>
          <w:delText>Regression Signoff</w:delText>
        </w:r>
        <w:r w:rsidRPr="0041347C" w:rsidDel="00BE6BB3">
          <w:delText>: Regression testing is complete and has been signed off for this requirement</w:delText>
        </w:r>
      </w:del>
    </w:p>
    <w:p w14:paraId="1F59AB45" w14:textId="77777777" w:rsidR="0041347C" w:rsidRPr="0041347C" w:rsidRDefault="0041347C" w:rsidP="0041347C">
      <w:pPr>
        <w:pStyle w:val="Heading2"/>
      </w:pPr>
      <w:bookmarkStart w:id="87" w:name="_Toc465850848"/>
      <w:commentRangeStart w:id="88"/>
      <w:r w:rsidRPr="0041347C">
        <w:t>Status</w:t>
      </w:r>
      <w:bookmarkEnd w:id="87"/>
      <w:commentRangeEnd w:id="88"/>
      <w:r w:rsidR="000215BC">
        <w:rPr>
          <w:rStyle w:val="CommentReference"/>
          <w:rFonts w:ascii="Times New Roman" w:eastAsia="Times New Roman" w:hAnsi="Times New Roman" w:cs="Times New Roman"/>
        </w:rPr>
        <w:commentReference w:id="88"/>
      </w:r>
    </w:p>
    <w:p w14:paraId="4E0C3588" w14:textId="77777777" w:rsidR="0041347C" w:rsidRPr="0041347C" w:rsidRDefault="009C3140" w:rsidP="0041347C">
      <w:pPr>
        <w:pStyle w:val="ListParagraph"/>
        <w:numPr>
          <w:ilvl w:val="0"/>
          <w:numId w:val="17"/>
        </w:numPr>
      </w:pPr>
      <w:r>
        <w:rPr>
          <w:b/>
        </w:rPr>
        <w:t>*</w:t>
      </w:r>
      <w:r w:rsidR="0041347C" w:rsidRPr="00E4506F">
        <w:rPr>
          <w:b/>
        </w:rPr>
        <w:t>Requirement Complete Date Planned</w:t>
      </w:r>
      <w:r w:rsidR="0041347C" w:rsidRPr="0041347C">
        <w:t>: Planned date requirement will be comp</w:t>
      </w:r>
      <w:ins w:id="89" w:author="Aldrich Veluz" w:date="2016-11-23T09:51:00Z">
        <w:r w:rsidR="000215BC">
          <w:t>l</w:t>
        </w:r>
      </w:ins>
      <w:r w:rsidR="0041347C" w:rsidRPr="0041347C">
        <w:t>ete and ready for development</w:t>
      </w:r>
    </w:p>
    <w:p w14:paraId="456E767A" w14:textId="77777777" w:rsidR="0041347C" w:rsidRDefault="009C3140" w:rsidP="0041347C">
      <w:pPr>
        <w:pStyle w:val="ListParagraph"/>
        <w:numPr>
          <w:ilvl w:val="0"/>
          <w:numId w:val="17"/>
        </w:numPr>
      </w:pPr>
      <w:r>
        <w:rPr>
          <w:b/>
        </w:rPr>
        <w:t>*</w:t>
      </w:r>
      <w:r w:rsidR="0041347C" w:rsidRPr="00E4506F">
        <w:rPr>
          <w:b/>
        </w:rPr>
        <w:t>Requirement Complete Date Actual</w:t>
      </w:r>
      <w:r w:rsidR="0041347C" w:rsidRPr="0041347C">
        <w:t>: Actual date requirement was competed and ready for development</w:t>
      </w:r>
    </w:p>
    <w:p w14:paraId="39C3F884" w14:textId="77777777" w:rsidR="00C32701" w:rsidRDefault="00C32701" w:rsidP="0041347C">
      <w:pPr>
        <w:pStyle w:val="ListParagraph"/>
        <w:numPr>
          <w:ilvl w:val="0"/>
          <w:numId w:val="17"/>
        </w:numPr>
      </w:pPr>
      <w:r>
        <w:rPr>
          <w:b/>
        </w:rPr>
        <w:t>Requirement Days off Plan</w:t>
      </w:r>
      <w:r>
        <w:t>: Number of days difference between Planned and Actual</w:t>
      </w:r>
    </w:p>
    <w:p w14:paraId="2E21C3C2" w14:textId="77777777" w:rsidR="00C32701" w:rsidRPr="009C3140" w:rsidRDefault="00C32701" w:rsidP="0041347C">
      <w:pPr>
        <w:pStyle w:val="ListParagraph"/>
        <w:numPr>
          <w:ilvl w:val="0"/>
          <w:numId w:val="17"/>
        </w:numPr>
      </w:pPr>
      <w:r>
        <w:rPr>
          <w:b/>
        </w:rPr>
        <w:t>Requirement Early/Late/On Time</w:t>
      </w:r>
      <w:r>
        <w:t>: Indicates if Actual before schedule, on schedule or past schedule</w:t>
      </w:r>
    </w:p>
    <w:p w14:paraId="605FC137" w14:textId="77777777" w:rsidR="00C32701" w:rsidRPr="009C3140" w:rsidRDefault="00C32701" w:rsidP="0041347C">
      <w:pPr>
        <w:pStyle w:val="ListParagraph"/>
        <w:numPr>
          <w:ilvl w:val="0"/>
          <w:numId w:val="17"/>
        </w:numPr>
      </w:pPr>
      <w:r>
        <w:rPr>
          <w:b/>
        </w:rPr>
        <w:t>Requirement Days Ear</w:t>
      </w:r>
      <w:r w:rsidR="009C3140">
        <w:rPr>
          <w:b/>
        </w:rPr>
        <w:t>l</w:t>
      </w:r>
      <w:r>
        <w:rPr>
          <w:b/>
        </w:rPr>
        <w:t>y</w:t>
      </w:r>
      <w:r>
        <w:t>: Number of days Actual before Planned</w:t>
      </w:r>
    </w:p>
    <w:p w14:paraId="54844FB8" w14:textId="77777777" w:rsidR="00C32701" w:rsidRPr="0041347C" w:rsidRDefault="00C32701" w:rsidP="0041347C">
      <w:pPr>
        <w:pStyle w:val="ListParagraph"/>
        <w:numPr>
          <w:ilvl w:val="0"/>
          <w:numId w:val="17"/>
        </w:numPr>
      </w:pPr>
      <w:r>
        <w:rPr>
          <w:b/>
        </w:rPr>
        <w:t>Requirement Days Late:</w:t>
      </w:r>
      <w:r>
        <w:t xml:space="preserve"> Number of days Actual past Planned</w:t>
      </w:r>
    </w:p>
    <w:p w14:paraId="72F31F88" w14:textId="77777777" w:rsidR="0041347C" w:rsidRPr="0041347C" w:rsidRDefault="009C3140" w:rsidP="0041347C">
      <w:pPr>
        <w:pStyle w:val="ListParagraph"/>
        <w:numPr>
          <w:ilvl w:val="0"/>
          <w:numId w:val="17"/>
        </w:numPr>
      </w:pPr>
      <w:r>
        <w:rPr>
          <w:b/>
        </w:rPr>
        <w:t>*</w:t>
      </w:r>
      <w:r w:rsidR="0041347C" w:rsidRPr="00E4506F">
        <w:rPr>
          <w:b/>
        </w:rPr>
        <w:t>Development Complete Date Planned</w:t>
      </w:r>
      <w:r w:rsidR="0041347C" w:rsidRPr="0041347C">
        <w:t>: Planned date development of this requirement will be complete and ready for test</w:t>
      </w:r>
    </w:p>
    <w:p w14:paraId="740D8E80" w14:textId="77777777" w:rsidR="0041347C" w:rsidRPr="0041347C" w:rsidRDefault="009C3140" w:rsidP="0041347C">
      <w:pPr>
        <w:pStyle w:val="ListParagraph"/>
        <w:numPr>
          <w:ilvl w:val="0"/>
          <w:numId w:val="17"/>
        </w:numPr>
      </w:pPr>
      <w:r>
        <w:rPr>
          <w:b/>
        </w:rPr>
        <w:t>*</w:t>
      </w:r>
      <w:r w:rsidR="0041347C" w:rsidRPr="00C94436">
        <w:rPr>
          <w:b/>
        </w:rPr>
        <w:t>Development Complete Date Actual</w:t>
      </w:r>
      <w:r w:rsidR="0041347C" w:rsidRPr="0041347C">
        <w:t>: Actual date development of this requirement was completed and ready for test</w:t>
      </w:r>
    </w:p>
    <w:p w14:paraId="4720CC7F" w14:textId="77777777" w:rsidR="00C32701" w:rsidRDefault="00C32701" w:rsidP="00C32701">
      <w:pPr>
        <w:pStyle w:val="ListParagraph"/>
        <w:numPr>
          <w:ilvl w:val="0"/>
          <w:numId w:val="17"/>
        </w:numPr>
      </w:pPr>
      <w:r>
        <w:rPr>
          <w:b/>
        </w:rPr>
        <w:t>Development Days off Plan</w:t>
      </w:r>
      <w:r>
        <w:t>: Number of days difference between Planned and Actual</w:t>
      </w:r>
    </w:p>
    <w:p w14:paraId="5051F1B0" w14:textId="77777777" w:rsidR="00C32701" w:rsidRPr="00BB569D" w:rsidRDefault="00C32701" w:rsidP="00C32701">
      <w:pPr>
        <w:pStyle w:val="ListParagraph"/>
        <w:numPr>
          <w:ilvl w:val="0"/>
          <w:numId w:val="17"/>
        </w:numPr>
      </w:pPr>
      <w:r>
        <w:rPr>
          <w:b/>
        </w:rPr>
        <w:t>Development Requirement Early/Late/On Time</w:t>
      </w:r>
      <w:r>
        <w:t>: Indicates if Actual before schedule, on schedule or past schedule</w:t>
      </w:r>
    </w:p>
    <w:p w14:paraId="72B1C6B3" w14:textId="77777777" w:rsidR="00C32701" w:rsidRPr="00BB569D" w:rsidRDefault="00C32701" w:rsidP="00C32701">
      <w:pPr>
        <w:pStyle w:val="ListParagraph"/>
        <w:numPr>
          <w:ilvl w:val="0"/>
          <w:numId w:val="17"/>
        </w:numPr>
      </w:pPr>
      <w:r>
        <w:rPr>
          <w:b/>
        </w:rPr>
        <w:t xml:space="preserve">Development Requirement Days </w:t>
      </w:r>
      <w:del w:id="90" w:author="Aldrich Veluz" w:date="2016-11-23T09:57:00Z">
        <w:r w:rsidDel="000215BC">
          <w:rPr>
            <w:b/>
          </w:rPr>
          <w:delText>Ealry</w:delText>
        </w:r>
      </w:del>
      <w:ins w:id="91" w:author="Aldrich Veluz" w:date="2016-11-23T09:57:00Z">
        <w:r w:rsidR="000215BC">
          <w:rPr>
            <w:b/>
          </w:rPr>
          <w:t>Early</w:t>
        </w:r>
      </w:ins>
      <w:r>
        <w:t>: Number of days Actual before Planned</w:t>
      </w:r>
    </w:p>
    <w:p w14:paraId="2920B219" w14:textId="77777777" w:rsidR="00C32701" w:rsidRPr="009C3140" w:rsidRDefault="00C32701" w:rsidP="00C32701">
      <w:pPr>
        <w:pStyle w:val="ListParagraph"/>
        <w:numPr>
          <w:ilvl w:val="0"/>
          <w:numId w:val="17"/>
        </w:numPr>
      </w:pPr>
      <w:r>
        <w:rPr>
          <w:b/>
        </w:rPr>
        <w:t>Development Requirement Days Late:</w:t>
      </w:r>
      <w:r>
        <w:t xml:space="preserve"> Number of days Actual past Planned</w:t>
      </w:r>
    </w:p>
    <w:p w14:paraId="665D204D" w14:textId="77777777" w:rsidR="0041347C" w:rsidRPr="0041347C" w:rsidDel="00BE6BB3" w:rsidRDefault="009C3140" w:rsidP="0041347C">
      <w:pPr>
        <w:pStyle w:val="ListParagraph"/>
        <w:numPr>
          <w:ilvl w:val="0"/>
          <w:numId w:val="17"/>
        </w:numPr>
        <w:rPr>
          <w:del w:id="92" w:author="Aldrich Veluz" w:date="2016-11-23T10:17:00Z"/>
        </w:rPr>
      </w:pPr>
      <w:del w:id="93" w:author="Aldrich Veluz" w:date="2016-11-23T10:17:00Z">
        <w:r w:rsidDel="00BE6BB3">
          <w:rPr>
            <w:b/>
          </w:rPr>
          <w:delText>*</w:delText>
        </w:r>
        <w:r w:rsidR="0041347C" w:rsidRPr="00C94436" w:rsidDel="00BE6BB3">
          <w:rPr>
            <w:b/>
          </w:rPr>
          <w:delText>Test Complete Date Planned</w:delText>
        </w:r>
        <w:r w:rsidR="0041347C" w:rsidRPr="0041347C" w:rsidDel="00BE6BB3">
          <w:delText>: Planned date testing of this requirement will be complete and ready for production</w:delText>
        </w:r>
      </w:del>
    </w:p>
    <w:p w14:paraId="1DAD2528" w14:textId="77777777" w:rsidR="0041347C" w:rsidDel="00BE6BB3" w:rsidRDefault="009C3140" w:rsidP="0041347C">
      <w:pPr>
        <w:pStyle w:val="ListParagraph"/>
        <w:numPr>
          <w:ilvl w:val="0"/>
          <w:numId w:val="17"/>
        </w:numPr>
        <w:rPr>
          <w:del w:id="94" w:author="Aldrich Veluz" w:date="2016-11-23T10:17:00Z"/>
        </w:rPr>
      </w:pPr>
      <w:del w:id="95" w:author="Aldrich Veluz" w:date="2016-11-23T10:17:00Z">
        <w:r w:rsidDel="00BE6BB3">
          <w:rPr>
            <w:b/>
          </w:rPr>
          <w:delText>*</w:delText>
        </w:r>
        <w:r w:rsidR="0041347C" w:rsidRPr="00C94436" w:rsidDel="00BE6BB3">
          <w:rPr>
            <w:b/>
          </w:rPr>
          <w:delText>Test Complete Date Actual</w:delText>
        </w:r>
        <w:r w:rsidR="0041347C" w:rsidRPr="0041347C" w:rsidDel="00BE6BB3">
          <w:delText>: Actual date testing of this requirement was completed and ready for production</w:delText>
        </w:r>
      </w:del>
    </w:p>
    <w:p w14:paraId="16773AB0" w14:textId="77777777" w:rsidR="00C32701" w:rsidDel="00BE6BB3" w:rsidRDefault="00C32701" w:rsidP="00C32701">
      <w:pPr>
        <w:pStyle w:val="ListParagraph"/>
        <w:numPr>
          <w:ilvl w:val="0"/>
          <w:numId w:val="17"/>
        </w:numPr>
        <w:rPr>
          <w:del w:id="96" w:author="Aldrich Veluz" w:date="2016-11-23T10:17:00Z"/>
        </w:rPr>
      </w:pPr>
      <w:del w:id="97" w:author="Aldrich Veluz" w:date="2016-11-23T10:17:00Z">
        <w:r w:rsidDel="00BE6BB3">
          <w:rPr>
            <w:b/>
          </w:rPr>
          <w:delText>Test Days off Plan</w:delText>
        </w:r>
        <w:r w:rsidDel="00BE6BB3">
          <w:delText>: Number of days difference between Planned and Actual</w:delText>
        </w:r>
      </w:del>
    </w:p>
    <w:p w14:paraId="77132C87" w14:textId="77777777" w:rsidR="00C32701" w:rsidRPr="00BB569D" w:rsidDel="00BE6BB3" w:rsidRDefault="00C32701" w:rsidP="00C32701">
      <w:pPr>
        <w:pStyle w:val="ListParagraph"/>
        <w:numPr>
          <w:ilvl w:val="0"/>
          <w:numId w:val="17"/>
        </w:numPr>
        <w:rPr>
          <w:del w:id="98" w:author="Aldrich Veluz" w:date="2016-11-23T10:17:00Z"/>
        </w:rPr>
      </w:pPr>
      <w:del w:id="99" w:author="Aldrich Veluz" w:date="2016-11-23T10:17:00Z">
        <w:r w:rsidDel="00BE6BB3">
          <w:rPr>
            <w:b/>
          </w:rPr>
          <w:delText>Test Requirement Early/Late/On Time</w:delText>
        </w:r>
        <w:r w:rsidDel="00BE6BB3">
          <w:delText>: Indicates if Actual before schedule, on schedule or past schedule</w:delText>
        </w:r>
      </w:del>
    </w:p>
    <w:p w14:paraId="35A038E5" w14:textId="77777777" w:rsidR="00C32701" w:rsidRPr="00BB569D" w:rsidDel="00BE6BB3" w:rsidRDefault="00C32701" w:rsidP="00C32701">
      <w:pPr>
        <w:pStyle w:val="ListParagraph"/>
        <w:numPr>
          <w:ilvl w:val="0"/>
          <w:numId w:val="17"/>
        </w:numPr>
        <w:rPr>
          <w:del w:id="100" w:author="Aldrich Veluz" w:date="2016-11-23T10:17:00Z"/>
        </w:rPr>
      </w:pPr>
      <w:del w:id="101" w:author="Aldrich Veluz" w:date="2016-11-23T10:17:00Z">
        <w:r w:rsidDel="00BE6BB3">
          <w:rPr>
            <w:b/>
          </w:rPr>
          <w:delText xml:space="preserve">Test Requirement Days </w:delText>
        </w:r>
      </w:del>
      <w:del w:id="102" w:author="Aldrich Veluz" w:date="2016-11-23T09:57:00Z">
        <w:r w:rsidDel="000215BC">
          <w:rPr>
            <w:b/>
          </w:rPr>
          <w:delText>Ealry</w:delText>
        </w:r>
      </w:del>
      <w:del w:id="103" w:author="Aldrich Veluz" w:date="2016-11-23T10:17:00Z">
        <w:r w:rsidDel="00BE6BB3">
          <w:delText>: Number of days Actual before Planned</w:delText>
        </w:r>
      </w:del>
    </w:p>
    <w:p w14:paraId="5EB37AC9" w14:textId="77777777" w:rsidR="00C32701" w:rsidRPr="0041347C" w:rsidDel="00BE6BB3" w:rsidRDefault="00C32701" w:rsidP="00C32701">
      <w:pPr>
        <w:pStyle w:val="ListParagraph"/>
        <w:numPr>
          <w:ilvl w:val="0"/>
          <w:numId w:val="17"/>
        </w:numPr>
        <w:rPr>
          <w:del w:id="104" w:author="Aldrich Veluz" w:date="2016-11-23T10:17:00Z"/>
        </w:rPr>
      </w:pPr>
      <w:del w:id="105" w:author="Aldrich Veluz" w:date="2016-11-23T10:17:00Z">
        <w:r w:rsidDel="00BE6BB3">
          <w:rPr>
            <w:b/>
          </w:rPr>
          <w:delText>Test Requirement Days Late:</w:delText>
        </w:r>
        <w:r w:rsidDel="00BE6BB3">
          <w:delText xml:space="preserve"> Number of days Actual past Planned</w:delText>
        </w:r>
      </w:del>
    </w:p>
    <w:p w14:paraId="267A69CE" w14:textId="77777777" w:rsidR="0041347C" w:rsidRPr="0041347C" w:rsidRDefault="0041347C" w:rsidP="0041347C">
      <w:pPr>
        <w:pStyle w:val="ListParagraph"/>
        <w:numPr>
          <w:ilvl w:val="0"/>
          <w:numId w:val="17"/>
        </w:numPr>
      </w:pPr>
      <w:r w:rsidRPr="00C94436">
        <w:rPr>
          <w:b/>
        </w:rPr>
        <w:t>Production Date Planned</w:t>
      </w:r>
      <w:r w:rsidRPr="0041347C">
        <w:t>: Planned date of production for this requirement</w:t>
      </w:r>
    </w:p>
    <w:p w14:paraId="4139D62F" w14:textId="77777777" w:rsidR="0041347C" w:rsidRPr="0041347C" w:rsidRDefault="0041347C" w:rsidP="0041347C">
      <w:pPr>
        <w:pStyle w:val="ListParagraph"/>
        <w:numPr>
          <w:ilvl w:val="0"/>
          <w:numId w:val="17"/>
        </w:numPr>
      </w:pPr>
      <w:r w:rsidRPr="00C94436">
        <w:rPr>
          <w:b/>
        </w:rPr>
        <w:t>Production Date Actual</w:t>
      </w:r>
      <w:r w:rsidRPr="0041347C">
        <w:t>: Actual date requirement was built into production</w:t>
      </w:r>
    </w:p>
    <w:p w14:paraId="62DA9473" w14:textId="77777777" w:rsidR="00FD292C" w:rsidRDefault="00FD292C" w:rsidP="00FD292C">
      <w:pPr>
        <w:pStyle w:val="ListParagraph"/>
        <w:numPr>
          <w:ilvl w:val="0"/>
          <w:numId w:val="17"/>
        </w:numPr>
      </w:pPr>
      <w:r>
        <w:rPr>
          <w:b/>
        </w:rPr>
        <w:t>Production Days off Plan</w:t>
      </w:r>
      <w:r>
        <w:t>: Number of days difference between Planned and Actual</w:t>
      </w:r>
    </w:p>
    <w:p w14:paraId="767DF5A3" w14:textId="77777777" w:rsidR="00FD292C" w:rsidRPr="00BB569D" w:rsidRDefault="00FD292C" w:rsidP="00FD292C">
      <w:pPr>
        <w:pStyle w:val="ListParagraph"/>
        <w:numPr>
          <w:ilvl w:val="0"/>
          <w:numId w:val="17"/>
        </w:numPr>
      </w:pPr>
      <w:r>
        <w:rPr>
          <w:b/>
        </w:rPr>
        <w:t>Production Requirement Early/Late/On Time</w:t>
      </w:r>
      <w:r>
        <w:t>: Indicates if Actual before schedule, on schedule or past schedule</w:t>
      </w:r>
    </w:p>
    <w:p w14:paraId="594563B4" w14:textId="77777777" w:rsidR="00FD292C" w:rsidRPr="00BB569D" w:rsidRDefault="00FD292C" w:rsidP="00FD292C">
      <w:pPr>
        <w:pStyle w:val="ListParagraph"/>
        <w:numPr>
          <w:ilvl w:val="0"/>
          <w:numId w:val="17"/>
        </w:numPr>
      </w:pPr>
      <w:r>
        <w:rPr>
          <w:b/>
        </w:rPr>
        <w:t xml:space="preserve">Production Requirement Days </w:t>
      </w:r>
      <w:del w:id="106" w:author="Aldrich Veluz" w:date="2016-11-23T09:57:00Z">
        <w:r w:rsidDel="000215BC">
          <w:rPr>
            <w:b/>
          </w:rPr>
          <w:delText>Ealry</w:delText>
        </w:r>
      </w:del>
      <w:ins w:id="107" w:author="Aldrich Veluz" w:date="2016-11-23T09:57:00Z">
        <w:r w:rsidR="000215BC">
          <w:rPr>
            <w:b/>
          </w:rPr>
          <w:t>Early</w:t>
        </w:r>
      </w:ins>
      <w:r>
        <w:t>: Number of days Actual before Planned</w:t>
      </w:r>
    </w:p>
    <w:p w14:paraId="560EC309" w14:textId="77777777" w:rsidR="00FD292C" w:rsidRPr="0041347C" w:rsidRDefault="00FD292C" w:rsidP="00FD292C">
      <w:pPr>
        <w:pStyle w:val="ListParagraph"/>
        <w:numPr>
          <w:ilvl w:val="0"/>
          <w:numId w:val="17"/>
        </w:numPr>
      </w:pPr>
      <w:r>
        <w:rPr>
          <w:b/>
        </w:rPr>
        <w:t>Production Requirement Days Late:</w:t>
      </w:r>
      <w:r>
        <w:t xml:space="preserve"> Number of days Actual past Planned</w:t>
      </w:r>
    </w:p>
    <w:p w14:paraId="0F5D1786" w14:textId="77777777" w:rsidR="0041347C" w:rsidRDefault="0041347C" w:rsidP="0041347C">
      <w:pPr>
        <w:pStyle w:val="ListParagraph"/>
        <w:numPr>
          <w:ilvl w:val="0"/>
          <w:numId w:val="17"/>
        </w:numPr>
      </w:pPr>
      <w:r w:rsidRPr="00C94436">
        <w:rPr>
          <w:b/>
        </w:rPr>
        <w:t>Last Update Date</w:t>
      </w:r>
      <w:r w:rsidRPr="0041347C">
        <w:t>: Date requirement was last updated which caused a change in development or testing</w:t>
      </w:r>
    </w:p>
    <w:p w14:paraId="015C2EB3" w14:textId="77777777" w:rsidR="00FD292C" w:rsidRPr="0041347C" w:rsidRDefault="00FD292C" w:rsidP="0041347C">
      <w:pPr>
        <w:pStyle w:val="ListParagraph"/>
        <w:numPr>
          <w:ilvl w:val="0"/>
          <w:numId w:val="17"/>
        </w:numPr>
      </w:pPr>
      <w:r>
        <w:rPr>
          <w:b/>
        </w:rPr>
        <w:t>Updated after Started</w:t>
      </w:r>
      <w:r>
        <w:t>: Requirements updated after the Requirement Completed Actual Date</w:t>
      </w:r>
    </w:p>
    <w:p w14:paraId="48783349" w14:textId="77777777" w:rsidR="0041347C" w:rsidRPr="0041347C" w:rsidRDefault="009C3140" w:rsidP="0041347C">
      <w:pPr>
        <w:pStyle w:val="ListParagraph"/>
        <w:numPr>
          <w:ilvl w:val="0"/>
          <w:numId w:val="17"/>
        </w:numPr>
      </w:pPr>
      <w:r>
        <w:rPr>
          <w:b/>
        </w:rPr>
        <w:t>*</w:t>
      </w:r>
      <w:commentRangeStart w:id="108"/>
      <w:r w:rsidR="0041347C" w:rsidRPr="00C94436">
        <w:rPr>
          <w:b/>
        </w:rPr>
        <w:t>Rejected</w:t>
      </w:r>
      <w:commentRangeEnd w:id="108"/>
      <w:r w:rsidR="008813A7">
        <w:rPr>
          <w:rStyle w:val="CommentReference"/>
        </w:rPr>
        <w:commentReference w:id="108"/>
      </w:r>
      <w:r w:rsidR="0041347C" w:rsidRPr="0041347C">
        <w:t>: Requirement was removed from the project and is no longer part of the system</w:t>
      </w:r>
    </w:p>
    <w:p w14:paraId="46546271" w14:textId="77777777" w:rsidR="0041347C" w:rsidRPr="0041347C" w:rsidRDefault="008813A7" w:rsidP="0041347C">
      <w:pPr>
        <w:pStyle w:val="ListParagraph"/>
        <w:numPr>
          <w:ilvl w:val="0"/>
          <w:numId w:val="17"/>
        </w:numPr>
      </w:pPr>
      <w:ins w:id="109" w:author="Aldrich Veluz" w:date="2016-11-23T10:03:00Z">
        <w:r>
          <w:rPr>
            <w:b/>
          </w:rPr>
          <w:t>*</w:t>
        </w:r>
      </w:ins>
      <w:r w:rsidR="0041347C" w:rsidRPr="00C94436">
        <w:rPr>
          <w:b/>
        </w:rPr>
        <w:t>Rejected Date</w:t>
      </w:r>
      <w:r w:rsidR="0041347C" w:rsidRPr="0041347C">
        <w:t>: Date requirement was removed from the project</w:t>
      </w:r>
    </w:p>
    <w:p w14:paraId="2E517613" w14:textId="77777777" w:rsidR="0041347C" w:rsidRPr="0041347C" w:rsidRDefault="008813A7" w:rsidP="0041347C">
      <w:pPr>
        <w:pStyle w:val="ListParagraph"/>
        <w:numPr>
          <w:ilvl w:val="0"/>
          <w:numId w:val="17"/>
        </w:numPr>
      </w:pPr>
      <w:ins w:id="110" w:author="Aldrich Veluz" w:date="2016-11-23T10:03:00Z">
        <w:r>
          <w:rPr>
            <w:b/>
          </w:rPr>
          <w:t>*</w:t>
        </w:r>
      </w:ins>
      <w:r w:rsidR="0041347C" w:rsidRPr="00C94436">
        <w:rPr>
          <w:b/>
        </w:rPr>
        <w:t>Rejected Reason</w:t>
      </w:r>
      <w:r w:rsidR="0041347C" w:rsidRPr="0041347C">
        <w:t>: Reason requirement was removed from project</w:t>
      </w:r>
    </w:p>
    <w:p w14:paraId="062B7565" w14:textId="77777777" w:rsidR="0041347C" w:rsidRPr="0041347C" w:rsidRDefault="0041347C" w:rsidP="0041347C">
      <w:pPr>
        <w:pStyle w:val="Heading2"/>
      </w:pPr>
      <w:bookmarkStart w:id="111" w:name="_Toc465850849"/>
      <w:r w:rsidRPr="0041347C">
        <w:t>Notes</w:t>
      </w:r>
      <w:bookmarkEnd w:id="111"/>
    </w:p>
    <w:p w14:paraId="4C4369E6" w14:textId="77777777" w:rsidR="0041347C" w:rsidRPr="0041347C" w:rsidRDefault="0041347C" w:rsidP="0041347C">
      <w:pPr>
        <w:pStyle w:val="ListParagraph"/>
        <w:numPr>
          <w:ilvl w:val="0"/>
          <w:numId w:val="18"/>
        </w:numPr>
      </w:pPr>
      <w:r w:rsidRPr="00C94436">
        <w:rPr>
          <w:b/>
        </w:rPr>
        <w:t>Notes</w:t>
      </w:r>
      <w:r w:rsidRPr="0041347C">
        <w:t>: Information pertaining to clarification of the Requirements, Code, Test or Production</w:t>
      </w:r>
    </w:p>
    <w:p w14:paraId="51427DF6" w14:textId="77777777" w:rsidR="0041347C" w:rsidRPr="0041347C" w:rsidRDefault="0041347C" w:rsidP="0041347C">
      <w:pPr>
        <w:pStyle w:val="ListParagraph"/>
        <w:numPr>
          <w:ilvl w:val="0"/>
          <w:numId w:val="18"/>
        </w:numPr>
      </w:pPr>
      <w:r w:rsidRPr="00C94436">
        <w:rPr>
          <w:b/>
        </w:rPr>
        <w:t>Comments</w:t>
      </w:r>
      <w:r w:rsidRPr="0041347C">
        <w:t xml:space="preserve">: Comments not based on clarification of the Requirements. </w:t>
      </w:r>
    </w:p>
    <w:p w14:paraId="7EE7254C" w14:textId="0ABE0946" w:rsidR="0041347C" w:rsidRPr="0041347C" w:rsidRDefault="0041347C" w:rsidP="0041347C">
      <w:pPr>
        <w:pStyle w:val="ListParagraph"/>
        <w:numPr>
          <w:ilvl w:val="0"/>
          <w:numId w:val="18"/>
        </w:numPr>
      </w:pPr>
      <w:r w:rsidRPr="00C94436">
        <w:rPr>
          <w:b/>
        </w:rPr>
        <w:t>Issues</w:t>
      </w:r>
      <w:r w:rsidRPr="0041347C">
        <w:t>: Issues raised about the Requirement</w:t>
      </w:r>
    </w:p>
    <w:p w14:paraId="048EDA23" w14:textId="0D880C82" w:rsidR="00E4506F" w:rsidDel="002639F4" w:rsidRDefault="00E4506F">
      <w:pPr>
        <w:spacing w:after="200" w:line="276" w:lineRule="auto"/>
        <w:rPr>
          <w:del w:id="112" w:author="Aldrich Veluz" w:date="2016-11-23T10:59:00Z"/>
          <w:b/>
          <w:sz w:val="24"/>
        </w:rPr>
      </w:pPr>
      <w:del w:id="113" w:author="Aldrich Veluz" w:date="2016-11-23T10:59:00Z">
        <w:r w:rsidDel="002639F4">
          <w:br w:type="page"/>
        </w:r>
      </w:del>
    </w:p>
    <w:p w14:paraId="77531833" w14:textId="77777777" w:rsidR="00E4506F" w:rsidDel="00BE6BB3" w:rsidRDefault="0041347C" w:rsidP="0041347C">
      <w:pPr>
        <w:pStyle w:val="Heading1"/>
        <w:rPr>
          <w:del w:id="114" w:author="Aldrich Veluz" w:date="2016-11-23T10:19:00Z"/>
        </w:rPr>
      </w:pPr>
      <w:bookmarkStart w:id="115" w:name="_Toc465850850"/>
      <w:commentRangeStart w:id="116"/>
      <w:del w:id="117" w:author="Aldrich Veluz" w:date="2016-11-23T10:19:00Z">
        <w:r w:rsidRPr="0041347C" w:rsidDel="00BE6BB3">
          <w:lastRenderedPageBreak/>
          <w:delText>Test Case Requirement Matrix</w:delText>
        </w:r>
        <w:bookmarkEnd w:id="115"/>
        <w:commentRangeEnd w:id="116"/>
        <w:r w:rsidR="008813A7" w:rsidDel="00BE6BB3">
          <w:rPr>
            <w:rStyle w:val="CommentReference"/>
            <w:b w:val="0"/>
          </w:rPr>
          <w:commentReference w:id="116"/>
        </w:r>
      </w:del>
    </w:p>
    <w:p w14:paraId="49D4522A" w14:textId="77777777" w:rsidR="0041347C" w:rsidRPr="0041347C" w:rsidDel="00BE6BB3" w:rsidRDefault="0041347C" w:rsidP="00E4506F">
      <w:pPr>
        <w:rPr>
          <w:del w:id="118" w:author="Aldrich Veluz" w:date="2016-11-23T10:19:00Z"/>
        </w:rPr>
      </w:pPr>
      <w:del w:id="119" w:author="Aldrich Veluz" w:date="2016-11-23T10:19:00Z">
        <w:r w:rsidRPr="0041347C" w:rsidDel="00BE6BB3">
          <w:delText>Requirement Test Case Coverage</w:delText>
        </w:r>
      </w:del>
    </w:p>
    <w:p w14:paraId="7160F5FD" w14:textId="77777777" w:rsidR="0041347C" w:rsidRPr="0041347C" w:rsidDel="00BE6BB3" w:rsidRDefault="0041347C" w:rsidP="0041347C">
      <w:pPr>
        <w:pStyle w:val="Heading2"/>
        <w:rPr>
          <w:del w:id="120" w:author="Aldrich Veluz" w:date="2016-11-23T10:19:00Z"/>
        </w:rPr>
      </w:pPr>
      <w:bookmarkStart w:id="121" w:name="_Toc465850851"/>
      <w:del w:id="122" w:author="Aldrich Veluz" w:date="2016-11-23T10:19:00Z">
        <w:r w:rsidRPr="0041347C" w:rsidDel="00BE6BB3">
          <w:delText>Requirement</w:delText>
        </w:r>
        <w:bookmarkEnd w:id="121"/>
        <w:r w:rsidDel="00BE6BB3">
          <w:tab/>
        </w:r>
      </w:del>
    </w:p>
    <w:p w14:paraId="2FC9D7DB" w14:textId="77777777" w:rsidR="0041347C" w:rsidRPr="0041347C" w:rsidDel="00BE6BB3" w:rsidRDefault="009C3140" w:rsidP="0041347C">
      <w:pPr>
        <w:pStyle w:val="ListParagraph"/>
        <w:numPr>
          <w:ilvl w:val="0"/>
          <w:numId w:val="19"/>
        </w:numPr>
        <w:rPr>
          <w:del w:id="123" w:author="Aldrich Veluz" w:date="2016-11-23T10:19:00Z"/>
        </w:rPr>
      </w:pPr>
      <w:del w:id="124" w:author="Aldrich Veluz" w:date="2016-11-23T10:19:00Z">
        <w:r w:rsidDel="00BE6BB3">
          <w:rPr>
            <w:b/>
          </w:rPr>
          <w:delText>*</w:delText>
        </w:r>
        <w:r w:rsidR="0041347C" w:rsidRPr="00171756" w:rsidDel="00BE6BB3">
          <w:rPr>
            <w:b/>
          </w:rPr>
          <w:delText>Requirement ID</w:delText>
        </w:r>
        <w:r w:rsidR="0041347C" w:rsidRPr="0041347C" w:rsidDel="00BE6BB3">
          <w:delText>: ID of the requirement from the Requirements</w:delText>
        </w:r>
      </w:del>
    </w:p>
    <w:p w14:paraId="6D6ACA97" w14:textId="77777777" w:rsidR="0041347C" w:rsidRPr="0041347C" w:rsidDel="00BE6BB3" w:rsidRDefault="0041347C" w:rsidP="0041347C">
      <w:pPr>
        <w:pStyle w:val="ListParagraph"/>
        <w:numPr>
          <w:ilvl w:val="0"/>
          <w:numId w:val="19"/>
        </w:numPr>
        <w:rPr>
          <w:del w:id="125" w:author="Aldrich Veluz" w:date="2016-11-23T10:19:00Z"/>
        </w:rPr>
      </w:pPr>
      <w:del w:id="126" w:author="Aldrich Veluz" w:date="2016-11-23T10:19:00Z">
        <w:r w:rsidRPr="00171756" w:rsidDel="00BE6BB3">
          <w:rPr>
            <w:b/>
          </w:rPr>
          <w:delText>Name</w:delText>
        </w:r>
        <w:r w:rsidRPr="0041347C" w:rsidDel="00BE6BB3">
          <w:delText>: Name of the Requirement from the Requirements</w:delText>
        </w:r>
      </w:del>
    </w:p>
    <w:p w14:paraId="34EB017C" w14:textId="77777777" w:rsidR="0041347C" w:rsidRPr="0041347C" w:rsidDel="00BE6BB3" w:rsidRDefault="0041347C" w:rsidP="0041347C">
      <w:pPr>
        <w:pStyle w:val="Heading2"/>
        <w:ind w:left="0" w:firstLine="720"/>
        <w:rPr>
          <w:del w:id="127" w:author="Aldrich Veluz" w:date="2016-11-23T10:19:00Z"/>
        </w:rPr>
      </w:pPr>
      <w:bookmarkStart w:id="128" w:name="_Toc465850852"/>
      <w:del w:id="129" w:author="Aldrich Veluz" w:date="2016-11-23T10:19:00Z">
        <w:r w:rsidRPr="0041347C" w:rsidDel="00BE6BB3">
          <w:delText>Test Case</w:delText>
        </w:r>
        <w:bookmarkEnd w:id="128"/>
      </w:del>
    </w:p>
    <w:p w14:paraId="36A4CAFD" w14:textId="77777777" w:rsidR="0041347C" w:rsidRPr="0041347C" w:rsidDel="00BE6BB3" w:rsidRDefault="009C3140" w:rsidP="0041347C">
      <w:pPr>
        <w:pStyle w:val="ListParagraph"/>
        <w:numPr>
          <w:ilvl w:val="0"/>
          <w:numId w:val="20"/>
        </w:numPr>
        <w:rPr>
          <w:del w:id="130" w:author="Aldrich Veluz" w:date="2016-11-23T10:19:00Z"/>
        </w:rPr>
      </w:pPr>
      <w:del w:id="131" w:author="Aldrich Veluz" w:date="2016-11-23T10:19:00Z">
        <w:r w:rsidDel="00BE6BB3">
          <w:rPr>
            <w:b/>
          </w:rPr>
          <w:delText>*</w:delText>
        </w:r>
        <w:r w:rsidR="0041347C" w:rsidRPr="00171756" w:rsidDel="00BE6BB3">
          <w:rPr>
            <w:b/>
          </w:rPr>
          <w:delText>Test Case ID</w:delText>
        </w:r>
        <w:r w:rsidR="0041347C" w:rsidRPr="0041347C" w:rsidDel="00BE6BB3">
          <w:delText>: ID of the Test Case from the Test Cases</w:delText>
        </w:r>
      </w:del>
    </w:p>
    <w:p w14:paraId="6B0C16B0" w14:textId="77777777" w:rsidR="0041347C" w:rsidRPr="0041347C" w:rsidDel="00BE6BB3" w:rsidRDefault="0041347C" w:rsidP="0041347C">
      <w:pPr>
        <w:pStyle w:val="ListParagraph"/>
        <w:numPr>
          <w:ilvl w:val="0"/>
          <w:numId w:val="20"/>
        </w:numPr>
        <w:rPr>
          <w:del w:id="132" w:author="Aldrich Veluz" w:date="2016-11-23T10:19:00Z"/>
        </w:rPr>
      </w:pPr>
      <w:del w:id="133" w:author="Aldrich Veluz" w:date="2016-11-23T10:19:00Z">
        <w:r w:rsidRPr="00171756" w:rsidDel="00BE6BB3">
          <w:rPr>
            <w:b/>
          </w:rPr>
          <w:delText>Name</w:delText>
        </w:r>
        <w:r w:rsidRPr="0041347C" w:rsidDel="00BE6BB3">
          <w:delText>: Name of the Test Case from the Test Cases</w:delText>
        </w:r>
      </w:del>
    </w:p>
    <w:p w14:paraId="49CF426B" w14:textId="77777777" w:rsidR="0041347C" w:rsidRPr="0041347C" w:rsidDel="00BE6BB3" w:rsidRDefault="0041347C" w:rsidP="0041347C">
      <w:pPr>
        <w:pStyle w:val="Heading2"/>
        <w:ind w:left="0" w:firstLine="720"/>
        <w:rPr>
          <w:del w:id="134" w:author="Aldrich Veluz" w:date="2016-11-23T10:19:00Z"/>
        </w:rPr>
      </w:pPr>
      <w:bookmarkStart w:id="135" w:name="_Toc465850853"/>
      <w:del w:id="136" w:author="Aldrich Veluz" w:date="2016-11-23T10:19:00Z">
        <w:r w:rsidRPr="0041347C" w:rsidDel="00BE6BB3">
          <w:delText>Notes</w:delText>
        </w:r>
        <w:bookmarkEnd w:id="135"/>
      </w:del>
    </w:p>
    <w:p w14:paraId="2F33CCAD" w14:textId="77777777" w:rsidR="0041347C" w:rsidRPr="0041347C" w:rsidDel="00BE6BB3" w:rsidRDefault="0041347C" w:rsidP="0041347C">
      <w:pPr>
        <w:pStyle w:val="ListParagraph"/>
        <w:numPr>
          <w:ilvl w:val="0"/>
          <w:numId w:val="21"/>
        </w:numPr>
        <w:rPr>
          <w:del w:id="137" w:author="Aldrich Veluz" w:date="2016-11-23T10:19:00Z"/>
        </w:rPr>
      </w:pPr>
      <w:del w:id="138" w:author="Aldrich Veluz" w:date="2016-11-23T10:19:00Z">
        <w:r w:rsidRPr="00171756" w:rsidDel="00BE6BB3">
          <w:rPr>
            <w:b/>
          </w:rPr>
          <w:delText>Notes</w:delText>
        </w:r>
        <w:r w:rsidRPr="0041347C" w:rsidDel="00BE6BB3">
          <w:delText>: Information pertaining to clarification of the connection between the Requirement and Test Case</w:delText>
        </w:r>
      </w:del>
    </w:p>
    <w:p w14:paraId="713FDF76" w14:textId="77777777" w:rsidR="0041347C" w:rsidRPr="0041347C" w:rsidDel="00BE6BB3" w:rsidRDefault="0041347C" w:rsidP="0041347C">
      <w:pPr>
        <w:pStyle w:val="ListParagraph"/>
        <w:numPr>
          <w:ilvl w:val="0"/>
          <w:numId w:val="21"/>
        </w:numPr>
        <w:rPr>
          <w:del w:id="139" w:author="Aldrich Veluz" w:date="2016-11-23T10:19:00Z"/>
        </w:rPr>
      </w:pPr>
      <w:del w:id="140" w:author="Aldrich Veluz" w:date="2016-11-23T10:19:00Z">
        <w:r w:rsidRPr="00171756" w:rsidDel="00BE6BB3">
          <w:rPr>
            <w:b/>
          </w:rPr>
          <w:delText>Comments</w:delText>
        </w:r>
        <w:r w:rsidRPr="0041347C" w:rsidDel="00BE6BB3">
          <w:delText xml:space="preserve">: Comments not based on clarification of the connection </w:delText>
        </w:r>
      </w:del>
    </w:p>
    <w:p w14:paraId="3A6CB12C" w14:textId="77777777" w:rsidR="0041347C" w:rsidRPr="0041347C" w:rsidDel="00BE6BB3" w:rsidRDefault="0041347C" w:rsidP="0041347C">
      <w:pPr>
        <w:pStyle w:val="ListParagraph"/>
        <w:numPr>
          <w:ilvl w:val="0"/>
          <w:numId w:val="21"/>
        </w:numPr>
        <w:rPr>
          <w:del w:id="141" w:author="Aldrich Veluz" w:date="2016-11-23T10:19:00Z"/>
        </w:rPr>
      </w:pPr>
      <w:del w:id="142" w:author="Aldrich Veluz" w:date="2016-11-23T10:19:00Z">
        <w:r w:rsidRPr="00171756" w:rsidDel="00BE6BB3">
          <w:rPr>
            <w:b/>
          </w:rPr>
          <w:delText>Issues</w:delText>
        </w:r>
        <w:r w:rsidRPr="0041347C" w:rsidDel="00BE6BB3">
          <w:delText>: Issues raised about the connection between Requirement and Test Case</w:delText>
        </w:r>
      </w:del>
    </w:p>
    <w:p w14:paraId="76D5AFD6" w14:textId="430BF989" w:rsidR="00E4506F" w:rsidRDefault="00E4506F">
      <w:pPr>
        <w:spacing w:after="200" w:line="276" w:lineRule="auto"/>
        <w:rPr>
          <w:b/>
          <w:sz w:val="24"/>
        </w:rPr>
      </w:pPr>
      <w:del w:id="143" w:author="Aldrich Veluz" w:date="2016-11-23T10:59:00Z">
        <w:r w:rsidDel="002639F4">
          <w:br w:type="page"/>
        </w:r>
      </w:del>
    </w:p>
    <w:p w14:paraId="58420F89" w14:textId="77777777" w:rsidR="002639F4" w:rsidRDefault="002639F4">
      <w:pPr>
        <w:spacing w:after="200" w:line="276" w:lineRule="auto"/>
        <w:rPr>
          <w:ins w:id="144" w:author="Aldrich Veluz" w:date="2016-11-23T11:00:00Z"/>
          <w:b/>
          <w:sz w:val="24"/>
        </w:rPr>
      </w:pPr>
      <w:bookmarkStart w:id="145" w:name="_Toc465850854"/>
      <w:ins w:id="146" w:author="Aldrich Veluz" w:date="2016-11-23T11:00:00Z">
        <w:r>
          <w:lastRenderedPageBreak/>
          <w:br w:type="page"/>
        </w:r>
      </w:ins>
    </w:p>
    <w:p w14:paraId="7EC79030" w14:textId="48BB65ED" w:rsidR="00E4506F" w:rsidRDefault="0041347C" w:rsidP="0041347C">
      <w:pPr>
        <w:pStyle w:val="Heading1"/>
      </w:pPr>
      <w:r w:rsidRPr="0041347C">
        <w:lastRenderedPageBreak/>
        <w:t>Test Case Plan</w:t>
      </w:r>
      <w:bookmarkEnd w:id="145"/>
      <w:ins w:id="147" w:author="Aldrich Veluz" w:date="2016-11-23T10:51:00Z">
        <w:r w:rsidR="00B67152">
          <w:t>ning and Execution</w:t>
        </w:r>
      </w:ins>
    </w:p>
    <w:p w14:paraId="48F36D8F" w14:textId="77777777" w:rsidR="0041347C" w:rsidRPr="0041347C" w:rsidRDefault="0041347C" w:rsidP="00E4506F">
      <w:r w:rsidRPr="0041347C">
        <w:t>Test Cases Required to Cover All Requirements</w:t>
      </w:r>
    </w:p>
    <w:p w14:paraId="3DBEE4FC" w14:textId="77777777" w:rsidR="0041347C" w:rsidRPr="0041347C" w:rsidRDefault="0041347C" w:rsidP="0041347C">
      <w:pPr>
        <w:pStyle w:val="Heading2"/>
      </w:pPr>
      <w:bookmarkStart w:id="148" w:name="_Toc465850855"/>
      <w:r w:rsidRPr="0041347C">
        <w:t>Identification</w:t>
      </w:r>
      <w:bookmarkEnd w:id="148"/>
    </w:p>
    <w:p w14:paraId="5F636FD0" w14:textId="77777777" w:rsidR="0041347C" w:rsidRPr="0041347C" w:rsidRDefault="009C3140" w:rsidP="00E4506F">
      <w:pPr>
        <w:pStyle w:val="ListParagraph"/>
        <w:numPr>
          <w:ilvl w:val="0"/>
          <w:numId w:val="22"/>
        </w:numPr>
      </w:pPr>
      <w:r>
        <w:rPr>
          <w:b/>
        </w:rPr>
        <w:t>*</w:t>
      </w:r>
      <w:r w:rsidR="0041347C" w:rsidRPr="00171756">
        <w:rPr>
          <w:b/>
        </w:rPr>
        <w:t>ID</w:t>
      </w:r>
      <w:r w:rsidR="0041347C" w:rsidRPr="0041347C">
        <w:t>: Unique ID of the test case, should not have any other meaning</w:t>
      </w:r>
    </w:p>
    <w:p w14:paraId="04C5575B" w14:textId="77777777" w:rsidR="0041347C" w:rsidRPr="0041347C" w:rsidRDefault="009C3140" w:rsidP="00E4506F">
      <w:pPr>
        <w:pStyle w:val="ListParagraph"/>
        <w:numPr>
          <w:ilvl w:val="0"/>
          <w:numId w:val="22"/>
        </w:numPr>
      </w:pPr>
      <w:r>
        <w:rPr>
          <w:b/>
        </w:rPr>
        <w:t>*</w:t>
      </w:r>
      <w:r w:rsidR="0041347C" w:rsidRPr="00171756">
        <w:rPr>
          <w:b/>
        </w:rPr>
        <w:t>Name</w:t>
      </w:r>
      <w:r w:rsidR="0041347C" w:rsidRPr="0041347C">
        <w:t>: Unique descriptive name</w:t>
      </w:r>
    </w:p>
    <w:p w14:paraId="21B4FAE7" w14:textId="77777777" w:rsidR="00BE6BB3" w:rsidRPr="00BE6BB3" w:rsidRDefault="00BE6BB3" w:rsidP="00E4506F">
      <w:pPr>
        <w:pStyle w:val="ListParagraph"/>
        <w:numPr>
          <w:ilvl w:val="0"/>
          <w:numId w:val="22"/>
        </w:numPr>
        <w:rPr>
          <w:ins w:id="149" w:author="Aldrich Veluz" w:date="2016-11-23T10:19:00Z"/>
          <w:rPrChange w:id="150" w:author="Aldrich Veluz" w:date="2016-11-23T10:19:00Z">
            <w:rPr>
              <w:ins w:id="151" w:author="Aldrich Veluz" w:date="2016-11-23T10:19:00Z"/>
              <w:b/>
            </w:rPr>
          </w:rPrChange>
        </w:rPr>
      </w:pPr>
      <w:ins w:id="152" w:author="Aldrich Veluz" w:date="2016-11-23T10:20:00Z">
        <w:r>
          <w:t>*</w:t>
        </w:r>
      </w:ins>
      <w:ins w:id="153" w:author="Aldrich Veluz" w:date="2016-11-23T10:19:00Z">
        <w:r w:rsidRPr="00BE6BB3">
          <w:rPr>
            <w:b/>
            <w:rPrChange w:id="154" w:author="Aldrich Veluz" w:date="2016-11-23T10:20:00Z">
              <w:rPr/>
            </w:rPrChange>
          </w:rPr>
          <w:t>Requirement ID:</w:t>
        </w:r>
        <w:r>
          <w:t xml:space="preserve"> ID of the requirement </w:t>
        </w:r>
      </w:ins>
      <w:ins w:id="155" w:author="Aldrich Veluz" w:date="2016-11-23T10:20:00Z">
        <w:r>
          <w:t>that the test case will be testing (this can be multiple IDs and can be separated by a comma “,”)</w:t>
        </w:r>
      </w:ins>
    </w:p>
    <w:p w14:paraId="370A3647" w14:textId="77777777" w:rsidR="0041347C" w:rsidRPr="0041347C" w:rsidDel="00BA0C11" w:rsidRDefault="009C3140" w:rsidP="00E4506F">
      <w:pPr>
        <w:pStyle w:val="ListParagraph"/>
        <w:numPr>
          <w:ilvl w:val="0"/>
          <w:numId w:val="22"/>
        </w:numPr>
        <w:rPr>
          <w:del w:id="156" w:author="Aldrich Veluz" w:date="2016-11-23T10:21:00Z"/>
        </w:rPr>
      </w:pPr>
      <w:del w:id="157" w:author="Aldrich Veluz" w:date="2016-11-23T10:21:00Z">
        <w:r w:rsidDel="00BA0C11">
          <w:rPr>
            <w:b/>
          </w:rPr>
          <w:delText>*</w:delText>
        </w:r>
        <w:commentRangeStart w:id="158"/>
        <w:r w:rsidR="0041347C" w:rsidRPr="00171756" w:rsidDel="00BA0C11">
          <w:rPr>
            <w:b/>
          </w:rPr>
          <w:delText>Business</w:delText>
        </w:r>
      </w:del>
      <w:commentRangeEnd w:id="158"/>
      <w:r w:rsidR="00BA0C11">
        <w:rPr>
          <w:rStyle w:val="CommentReference"/>
        </w:rPr>
        <w:commentReference w:id="158"/>
      </w:r>
      <w:del w:id="159" w:author="Aldrich Veluz" w:date="2016-11-23T10:21:00Z">
        <w:r w:rsidR="0041347C" w:rsidRPr="00171756" w:rsidDel="00BA0C11">
          <w:rPr>
            <w:b/>
          </w:rPr>
          <w:delText xml:space="preserve"> Area</w:delText>
        </w:r>
        <w:r w:rsidR="0041347C" w:rsidRPr="0041347C" w:rsidDel="00BA0C11">
          <w:delText>: Defined by specific Project</w:delText>
        </w:r>
      </w:del>
    </w:p>
    <w:p w14:paraId="1DD10AC7" w14:textId="77777777" w:rsidR="0041347C" w:rsidRPr="0041347C" w:rsidRDefault="009C3140" w:rsidP="00E4506F">
      <w:pPr>
        <w:pStyle w:val="ListParagraph"/>
        <w:numPr>
          <w:ilvl w:val="0"/>
          <w:numId w:val="22"/>
        </w:numPr>
      </w:pPr>
      <w:commentRangeStart w:id="160"/>
      <w:del w:id="161" w:author="Aldrich Veluz" w:date="2016-11-23T10:23:00Z">
        <w:r w:rsidDel="00BA0C11">
          <w:rPr>
            <w:b/>
          </w:rPr>
          <w:delText>*</w:delText>
        </w:r>
      </w:del>
      <w:commentRangeEnd w:id="160"/>
      <w:r w:rsidR="00BA0C11">
        <w:rPr>
          <w:rStyle w:val="CommentReference"/>
        </w:rPr>
        <w:commentReference w:id="160"/>
      </w:r>
      <w:r w:rsidR="0041347C" w:rsidRPr="00171756">
        <w:rPr>
          <w:b/>
        </w:rPr>
        <w:t>Functional Area</w:t>
      </w:r>
      <w:r w:rsidR="0041347C" w:rsidRPr="0041347C">
        <w:t>: Area test case covers.  If more than one area is covered than test case should be split or the dominate area should be chosen</w:t>
      </w:r>
    </w:p>
    <w:p w14:paraId="7797249E" w14:textId="77777777" w:rsidR="0041347C" w:rsidRPr="0041347C" w:rsidRDefault="0041347C" w:rsidP="00E4506F">
      <w:pPr>
        <w:pStyle w:val="ListParagraph"/>
        <w:numPr>
          <w:ilvl w:val="1"/>
          <w:numId w:val="22"/>
        </w:numPr>
      </w:pPr>
      <w:r w:rsidRPr="0041347C">
        <w:t>Business Rules: Implementation of a Business Rule</w:t>
      </w:r>
    </w:p>
    <w:p w14:paraId="7C64C7AB" w14:textId="77777777" w:rsidR="0041347C" w:rsidRPr="0041347C" w:rsidRDefault="0041347C" w:rsidP="00E4506F">
      <w:pPr>
        <w:pStyle w:val="ListParagraph"/>
        <w:numPr>
          <w:ilvl w:val="1"/>
          <w:numId w:val="22"/>
        </w:numPr>
      </w:pPr>
      <w:r w:rsidRPr="0041347C">
        <w:t>Calculations: Calculation that is performed in the system</w:t>
      </w:r>
    </w:p>
    <w:p w14:paraId="414CD824" w14:textId="77777777" w:rsidR="0041347C" w:rsidRPr="0041347C" w:rsidRDefault="0041347C" w:rsidP="00E4506F">
      <w:pPr>
        <w:pStyle w:val="ListParagraph"/>
        <w:numPr>
          <w:ilvl w:val="1"/>
          <w:numId w:val="22"/>
        </w:numPr>
      </w:pPr>
      <w:r w:rsidRPr="0041347C">
        <w:t>Environment: Aspects of the system environment</w:t>
      </w:r>
    </w:p>
    <w:p w14:paraId="3C0CC202" w14:textId="77777777" w:rsidR="0041347C" w:rsidRPr="0041347C" w:rsidRDefault="0041347C" w:rsidP="00E4506F">
      <w:pPr>
        <w:pStyle w:val="ListParagraph"/>
        <w:numPr>
          <w:ilvl w:val="1"/>
          <w:numId w:val="22"/>
        </w:numPr>
      </w:pPr>
      <w:r w:rsidRPr="0041347C">
        <w:t>Database Environment: Database environment, excluding schema and data</w:t>
      </w:r>
    </w:p>
    <w:p w14:paraId="507B93E7" w14:textId="77777777" w:rsidR="0041347C" w:rsidRPr="0041347C" w:rsidRDefault="0041347C" w:rsidP="00E4506F">
      <w:pPr>
        <w:pStyle w:val="ListParagraph"/>
        <w:numPr>
          <w:ilvl w:val="1"/>
          <w:numId w:val="22"/>
        </w:numPr>
      </w:pPr>
      <w:r w:rsidRPr="0041347C">
        <w:t>Database Schema: Database schema only no environment or data</w:t>
      </w:r>
    </w:p>
    <w:p w14:paraId="2FE5E234" w14:textId="77777777" w:rsidR="0041347C" w:rsidRPr="0041347C" w:rsidRDefault="0041347C" w:rsidP="00E4506F">
      <w:pPr>
        <w:pStyle w:val="ListParagraph"/>
        <w:numPr>
          <w:ilvl w:val="1"/>
          <w:numId w:val="22"/>
        </w:numPr>
      </w:pPr>
      <w:r w:rsidRPr="0041347C">
        <w:t>Data: Data required for system including environment data and production data</w:t>
      </w:r>
    </w:p>
    <w:p w14:paraId="2123C434" w14:textId="77777777" w:rsidR="0041347C" w:rsidRPr="0041347C" w:rsidRDefault="0041347C" w:rsidP="00E4506F">
      <w:pPr>
        <w:pStyle w:val="ListParagraph"/>
        <w:numPr>
          <w:ilvl w:val="1"/>
          <w:numId w:val="22"/>
        </w:numPr>
      </w:pPr>
      <w:r w:rsidRPr="0041347C">
        <w:t>Code: Developed software used within the system</w:t>
      </w:r>
    </w:p>
    <w:p w14:paraId="742AB429" w14:textId="77777777" w:rsidR="0041347C" w:rsidRPr="0041347C" w:rsidRDefault="0041347C" w:rsidP="00E4506F">
      <w:pPr>
        <w:pStyle w:val="ListParagraph"/>
        <w:numPr>
          <w:ilvl w:val="1"/>
          <w:numId w:val="22"/>
        </w:numPr>
      </w:pPr>
      <w:r w:rsidRPr="0041347C">
        <w:t>User Interface: Any interaction between the system and the user</w:t>
      </w:r>
    </w:p>
    <w:p w14:paraId="254E8EB8" w14:textId="77777777" w:rsidR="0041347C" w:rsidRPr="0041347C" w:rsidRDefault="0041347C" w:rsidP="00E4506F">
      <w:pPr>
        <w:pStyle w:val="ListParagraph"/>
        <w:numPr>
          <w:ilvl w:val="1"/>
          <w:numId w:val="22"/>
        </w:numPr>
      </w:pPr>
      <w:r w:rsidRPr="0041347C">
        <w:t>Interfaces: Connection between any to subsystems within the system</w:t>
      </w:r>
    </w:p>
    <w:p w14:paraId="51C5EC34" w14:textId="77777777" w:rsidR="0041347C" w:rsidRPr="0041347C" w:rsidRDefault="009C3140" w:rsidP="00E4506F">
      <w:pPr>
        <w:pStyle w:val="ListParagraph"/>
        <w:numPr>
          <w:ilvl w:val="0"/>
          <w:numId w:val="22"/>
        </w:numPr>
      </w:pPr>
      <w:r>
        <w:rPr>
          <w:b/>
        </w:rPr>
        <w:t>*</w:t>
      </w:r>
      <w:del w:id="162" w:author="Aldrich Veluz" w:date="2016-11-23T10:25:00Z">
        <w:r w:rsidR="0041347C" w:rsidRPr="00171756" w:rsidDel="00BA0C11">
          <w:rPr>
            <w:b/>
          </w:rPr>
          <w:delText>Step</w:delText>
        </w:r>
      </w:del>
      <w:ins w:id="163" w:author="Aldrich Veluz" w:date="2016-11-23T10:25:00Z">
        <w:r w:rsidR="00BA0C11">
          <w:rPr>
            <w:b/>
          </w:rPr>
          <w:t>Test Phase</w:t>
        </w:r>
      </w:ins>
      <w:r w:rsidR="0041347C" w:rsidRPr="0041347C">
        <w:t xml:space="preserve">: </w:t>
      </w:r>
      <w:del w:id="164" w:author="Aldrich Veluz" w:date="2016-11-23T10:25:00Z">
        <w:r w:rsidR="0041347C" w:rsidRPr="0041347C" w:rsidDel="00BA0C11">
          <w:delText>Test Process</w:delText>
        </w:r>
      </w:del>
      <w:ins w:id="165" w:author="Aldrich Veluz" w:date="2016-11-23T10:25:00Z">
        <w:r w:rsidR="00BA0C11">
          <w:t>This would be the test phase that the test case will be executed on</w:t>
        </w:r>
      </w:ins>
    </w:p>
    <w:p w14:paraId="31036C0C" w14:textId="77777777" w:rsidR="0041347C" w:rsidRPr="0041347C" w:rsidRDefault="0041347C" w:rsidP="00E4506F">
      <w:pPr>
        <w:pStyle w:val="ListParagraph"/>
        <w:numPr>
          <w:ilvl w:val="1"/>
          <w:numId w:val="22"/>
        </w:numPr>
      </w:pPr>
      <w:r w:rsidRPr="0041347C">
        <w:t>SIT: Test case is used within the System and Integration Testing</w:t>
      </w:r>
    </w:p>
    <w:p w14:paraId="6B54C413" w14:textId="77777777" w:rsidR="0041347C" w:rsidRPr="0041347C" w:rsidRDefault="0041347C" w:rsidP="00E4506F">
      <w:pPr>
        <w:pStyle w:val="ListParagraph"/>
        <w:numPr>
          <w:ilvl w:val="1"/>
          <w:numId w:val="22"/>
        </w:numPr>
      </w:pPr>
      <w:r w:rsidRPr="0041347C">
        <w:t>UAT: Test case is used within the User Acceptance Testing</w:t>
      </w:r>
    </w:p>
    <w:p w14:paraId="2DF30431" w14:textId="77777777" w:rsidR="0041347C" w:rsidRPr="0041347C" w:rsidRDefault="0041347C" w:rsidP="00E4506F">
      <w:pPr>
        <w:pStyle w:val="ListParagraph"/>
        <w:numPr>
          <w:ilvl w:val="1"/>
          <w:numId w:val="22"/>
        </w:numPr>
      </w:pPr>
      <w:r w:rsidRPr="0041347C">
        <w:t>Parallel: Test case is used within the Parallel Testing</w:t>
      </w:r>
    </w:p>
    <w:p w14:paraId="5EF485DE" w14:textId="77777777" w:rsidR="0041347C" w:rsidRPr="0041347C" w:rsidRDefault="0041347C" w:rsidP="00E4506F">
      <w:pPr>
        <w:pStyle w:val="ListParagraph"/>
        <w:numPr>
          <w:ilvl w:val="1"/>
          <w:numId w:val="22"/>
        </w:numPr>
      </w:pPr>
      <w:r w:rsidRPr="0041347C">
        <w:t>Regression: Test case is used within the Regression Testing</w:t>
      </w:r>
    </w:p>
    <w:p w14:paraId="65C08D15" w14:textId="77777777" w:rsidR="0041347C" w:rsidRPr="0041347C" w:rsidRDefault="0041347C" w:rsidP="00E4506F">
      <w:pPr>
        <w:pStyle w:val="Heading2"/>
      </w:pPr>
      <w:bookmarkStart w:id="166" w:name="_Toc465850856"/>
      <w:r w:rsidRPr="0041347C">
        <w:t>Baseline</w:t>
      </w:r>
      <w:bookmarkEnd w:id="166"/>
    </w:p>
    <w:p w14:paraId="26F14D00" w14:textId="77777777" w:rsidR="0041347C" w:rsidRPr="0041347C" w:rsidRDefault="009C3140" w:rsidP="00E4506F">
      <w:pPr>
        <w:pStyle w:val="ListParagraph"/>
        <w:numPr>
          <w:ilvl w:val="0"/>
          <w:numId w:val="23"/>
        </w:numPr>
      </w:pPr>
      <w:r>
        <w:rPr>
          <w:b/>
        </w:rPr>
        <w:t>*</w:t>
      </w:r>
      <w:r w:rsidR="0041347C" w:rsidRPr="00171756">
        <w:rPr>
          <w:b/>
        </w:rPr>
        <w:t>Original</w:t>
      </w:r>
      <w:r w:rsidR="0041347C" w:rsidRPr="0041347C">
        <w:t xml:space="preserve">: </w:t>
      </w:r>
      <w:commentRangeStart w:id="167"/>
      <w:ins w:id="168" w:author="Aldrich Veluz" w:date="2016-11-23T10:31:00Z">
        <w:r w:rsidR="00A47B50">
          <w:t xml:space="preserve">(For new projects) </w:t>
        </w:r>
        <w:commentRangeEnd w:id="167"/>
        <w:r w:rsidR="00A47B50">
          <w:rPr>
            <w:rStyle w:val="CommentReference"/>
          </w:rPr>
          <w:commentReference w:id="167"/>
        </w:r>
      </w:ins>
      <w:r w:rsidR="0041347C" w:rsidRPr="0041347C">
        <w:t>Test Case was part of the original plan of test cases, this forms the baseline of test cases for analysis of test case statistics</w:t>
      </w:r>
    </w:p>
    <w:p w14:paraId="1223C1D5" w14:textId="77777777" w:rsidR="0041347C" w:rsidRPr="0041347C" w:rsidRDefault="0041347C" w:rsidP="00E4506F">
      <w:pPr>
        <w:pStyle w:val="ListParagraph"/>
        <w:numPr>
          <w:ilvl w:val="1"/>
          <w:numId w:val="23"/>
        </w:numPr>
      </w:pPr>
      <w:r w:rsidRPr="0041347C">
        <w:t>Yes: Test case was part of the original baseline</w:t>
      </w:r>
    </w:p>
    <w:p w14:paraId="00CFD123" w14:textId="77777777" w:rsidR="0041347C" w:rsidRPr="0041347C" w:rsidRDefault="0041347C" w:rsidP="00E4506F">
      <w:pPr>
        <w:pStyle w:val="ListParagraph"/>
        <w:numPr>
          <w:ilvl w:val="1"/>
          <w:numId w:val="23"/>
        </w:numPr>
      </w:pPr>
      <w:r w:rsidRPr="0041347C">
        <w:t>No: Test case was added after the original baseline was created</w:t>
      </w:r>
    </w:p>
    <w:p w14:paraId="3F96ED81" w14:textId="77777777" w:rsidR="0041347C" w:rsidRPr="0041347C" w:rsidDel="00A47B50" w:rsidRDefault="009C3140" w:rsidP="00E4506F">
      <w:pPr>
        <w:pStyle w:val="ListParagraph"/>
        <w:numPr>
          <w:ilvl w:val="0"/>
          <w:numId w:val="23"/>
        </w:numPr>
        <w:rPr>
          <w:del w:id="169" w:author="Aldrich Veluz" w:date="2016-11-23T10:35:00Z"/>
        </w:rPr>
      </w:pPr>
      <w:commentRangeStart w:id="170"/>
      <w:del w:id="171" w:author="Aldrich Veluz" w:date="2016-11-23T10:34:00Z">
        <w:r w:rsidDel="00A47B50">
          <w:rPr>
            <w:b/>
          </w:rPr>
          <w:delText>*</w:delText>
        </w:r>
      </w:del>
      <w:commentRangeEnd w:id="170"/>
      <w:del w:id="172" w:author="Aldrich Veluz" w:date="2016-11-23T10:35:00Z">
        <w:r w:rsidR="00A47B50" w:rsidDel="00A47B50">
          <w:rPr>
            <w:rStyle w:val="CommentReference"/>
          </w:rPr>
          <w:commentReference w:id="170"/>
        </w:r>
        <w:r w:rsidR="0041347C" w:rsidRPr="00171756" w:rsidDel="00A47B50">
          <w:rPr>
            <w:b/>
          </w:rPr>
          <w:delText>Added</w:delText>
        </w:r>
        <w:r w:rsidR="0041347C" w:rsidRPr="0041347C" w:rsidDel="00A47B50">
          <w:delText>: Indicates if the Test Case was added to the original baseline</w:delText>
        </w:r>
      </w:del>
    </w:p>
    <w:p w14:paraId="1C2233C6" w14:textId="77777777" w:rsidR="0041347C" w:rsidRPr="0041347C" w:rsidDel="00A47B50" w:rsidRDefault="0041347C" w:rsidP="00E4506F">
      <w:pPr>
        <w:pStyle w:val="ListParagraph"/>
        <w:numPr>
          <w:ilvl w:val="1"/>
          <w:numId w:val="23"/>
        </w:numPr>
        <w:rPr>
          <w:del w:id="173" w:author="Aldrich Veluz" w:date="2016-11-23T10:35:00Z"/>
        </w:rPr>
      </w:pPr>
      <w:del w:id="174" w:author="Aldrich Veluz" w:date="2016-11-23T10:35:00Z">
        <w:r w:rsidRPr="0041347C" w:rsidDel="00A47B50">
          <w:delText>Yes: Test Case was added after the original baseline was created</w:delText>
        </w:r>
      </w:del>
    </w:p>
    <w:p w14:paraId="672903ED" w14:textId="77777777" w:rsidR="0041347C" w:rsidRPr="0041347C" w:rsidDel="00A47B50" w:rsidRDefault="0041347C" w:rsidP="00E4506F">
      <w:pPr>
        <w:pStyle w:val="ListParagraph"/>
        <w:numPr>
          <w:ilvl w:val="1"/>
          <w:numId w:val="23"/>
        </w:numPr>
        <w:rPr>
          <w:del w:id="175" w:author="Aldrich Veluz" w:date="2016-11-23T10:35:00Z"/>
        </w:rPr>
      </w:pPr>
      <w:del w:id="176" w:author="Aldrich Veluz" w:date="2016-11-23T10:35:00Z">
        <w:r w:rsidRPr="0041347C" w:rsidDel="00A47B50">
          <w:delText>Blank: Test Case was part of the original baseline</w:delText>
        </w:r>
      </w:del>
    </w:p>
    <w:p w14:paraId="2B888280" w14:textId="77777777" w:rsidR="0041347C" w:rsidRPr="0041347C" w:rsidRDefault="00A47B50" w:rsidP="00E4506F">
      <w:pPr>
        <w:pStyle w:val="ListParagraph"/>
        <w:numPr>
          <w:ilvl w:val="0"/>
          <w:numId w:val="23"/>
        </w:numPr>
      </w:pPr>
      <w:ins w:id="177" w:author="Aldrich Veluz" w:date="2016-11-23T10:34:00Z">
        <w:r>
          <w:rPr>
            <w:b/>
          </w:rPr>
          <w:t>*</w:t>
        </w:r>
      </w:ins>
      <w:r w:rsidR="0041347C" w:rsidRPr="00171756">
        <w:rPr>
          <w:b/>
        </w:rPr>
        <w:t>Added Date</w:t>
      </w:r>
      <w:r w:rsidR="0041347C" w:rsidRPr="0041347C">
        <w:t xml:space="preserve">: Date test case was added </w:t>
      </w:r>
      <w:del w:id="178" w:author="Aldrich Veluz" w:date="2016-11-23T10:36:00Z">
        <w:r w:rsidR="0041347C" w:rsidRPr="0041347C" w:rsidDel="00A47B50">
          <w:delText>from the original baseline, blank if the Test Case was part of the original baseline</w:delText>
        </w:r>
      </w:del>
    </w:p>
    <w:p w14:paraId="2F033574" w14:textId="77777777" w:rsidR="0041347C" w:rsidRPr="0041347C" w:rsidRDefault="009C3140" w:rsidP="00E4506F">
      <w:pPr>
        <w:pStyle w:val="ListParagraph"/>
        <w:numPr>
          <w:ilvl w:val="0"/>
          <w:numId w:val="23"/>
        </w:numPr>
      </w:pPr>
      <w:commentRangeStart w:id="179"/>
      <w:del w:id="180" w:author="Aldrich Veluz" w:date="2016-11-23T10:37:00Z">
        <w:r w:rsidDel="00A47B50">
          <w:rPr>
            <w:b/>
          </w:rPr>
          <w:delText>*</w:delText>
        </w:r>
      </w:del>
      <w:r w:rsidR="0041347C" w:rsidRPr="00171756">
        <w:rPr>
          <w:b/>
        </w:rPr>
        <w:t>Added Reason</w:t>
      </w:r>
      <w:r w:rsidR="0041347C" w:rsidRPr="0041347C">
        <w:t>: Reason behind why the test case was added</w:t>
      </w:r>
    </w:p>
    <w:p w14:paraId="29266B86" w14:textId="77777777" w:rsidR="0041347C" w:rsidRPr="0041347C" w:rsidRDefault="0041347C" w:rsidP="00E4506F">
      <w:pPr>
        <w:pStyle w:val="ListParagraph"/>
        <w:numPr>
          <w:ilvl w:val="1"/>
          <w:numId w:val="23"/>
        </w:numPr>
      </w:pPr>
      <w:r w:rsidRPr="0041347C">
        <w:t>New Requirement: Base requirement was added to the system</w:t>
      </w:r>
    </w:p>
    <w:p w14:paraId="41F7B8FD" w14:textId="77777777" w:rsidR="0041347C" w:rsidRPr="0041347C" w:rsidRDefault="0041347C" w:rsidP="00E4506F">
      <w:pPr>
        <w:pStyle w:val="ListParagraph"/>
        <w:numPr>
          <w:ilvl w:val="1"/>
          <w:numId w:val="23"/>
        </w:numPr>
      </w:pPr>
      <w:r w:rsidRPr="0041347C">
        <w:t>Split Test Case: Original test case for a requirement was split into multiple test cases, only one of the test cases is deemed as the original</w:t>
      </w:r>
    </w:p>
    <w:p w14:paraId="57809C6C" w14:textId="77777777" w:rsidR="0041347C" w:rsidRPr="0041347C" w:rsidRDefault="0041347C" w:rsidP="00E4506F">
      <w:pPr>
        <w:pStyle w:val="ListParagraph"/>
        <w:numPr>
          <w:ilvl w:val="1"/>
          <w:numId w:val="23"/>
        </w:numPr>
      </w:pPr>
      <w:r w:rsidRPr="0041347C">
        <w:t>Missed: Requirement was missed in original analysis and needs to be added</w:t>
      </w:r>
      <w:commentRangeEnd w:id="179"/>
      <w:r w:rsidR="00A47B50">
        <w:rPr>
          <w:rStyle w:val="CommentReference"/>
        </w:rPr>
        <w:commentReference w:id="179"/>
      </w:r>
    </w:p>
    <w:p w14:paraId="7BFDC541" w14:textId="77777777" w:rsidR="0041347C" w:rsidRPr="0041347C" w:rsidDel="00A47B50" w:rsidRDefault="009C3140" w:rsidP="00E4506F">
      <w:pPr>
        <w:pStyle w:val="ListParagraph"/>
        <w:numPr>
          <w:ilvl w:val="0"/>
          <w:numId w:val="23"/>
        </w:numPr>
        <w:rPr>
          <w:del w:id="181" w:author="Aldrich Veluz" w:date="2016-11-23T10:40:00Z"/>
        </w:rPr>
      </w:pPr>
      <w:commentRangeStart w:id="182"/>
      <w:del w:id="183" w:author="Aldrich Veluz" w:date="2016-11-23T10:34:00Z">
        <w:r w:rsidDel="00A47B50">
          <w:rPr>
            <w:b/>
          </w:rPr>
          <w:delText>*</w:delText>
        </w:r>
      </w:del>
      <w:del w:id="184" w:author="Aldrich Veluz" w:date="2016-11-23T10:40:00Z">
        <w:r w:rsidR="0041347C" w:rsidRPr="00171756" w:rsidDel="00A47B50">
          <w:rPr>
            <w:b/>
          </w:rPr>
          <w:delText>Deleted</w:delText>
        </w:r>
        <w:r w:rsidR="0041347C" w:rsidRPr="0041347C" w:rsidDel="00A47B50">
          <w:delText>: Indicates that the Test Case has been deleted</w:delText>
        </w:r>
      </w:del>
    </w:p>
    <w:p w14:paraId="51854FA4" w14:textId="77777777" w:rsidR="0041347C" w:rsidRPr="0041347C" w:rsidDel="00A47B50" w:rsidRDefault="0041347C" w:rsidP="00E4506F">
      <w:pPr>
        <w:pStyle w:val="ListParagraph"/>
        <w:numPr>
          <w:ilvl w:val="1"/>
          <w:numId w:val="23"/>
        </w:numPr>
        <w:rPr>
          <w:del w:id="185" w:author="Aldrich Veluz" w:date="2016-11-23T10:40:00Z"/>
        </w:rPr>
      </w:pPr>
      <w:del w:id="186" w:author="Aldrich Veluz" w:date="2016-11-23T10:40:00Z">
        <w:r w:rsidRPr="0041347C" w:rsidDel="00A47B50">
          <w:delText>Yes: Test Case has been deleted from the system</w:delText>
        </w:r>
      </w:del>
    </w:p>
    <w:p w14:paraId="024D1854" w14:textId="77777777" w:rsidR="0041347C" w:rsidRPr="0041347C" w:rsidDel="00A47B50" w:rsidRDefault="0041347C" w:rsidP="00E4506F">
      <w:pPr>
        <w:pStyle w:val="ListParagraph"/>
        <w:numPr>
          <w:ilvl w:val="1"/>
          <w:numId w:val="23"/>
        </w:numPr>
        <w:rPr>
          <w:del w:id="187" w:author="Aldrich Veluz" w:date="2016-11-23T10:40:00Z"/>
        </w:rPr>
      </w:pPr>
      <w:del w:id="188" w:author="Aldrich Veluz" w:date="2016-11-23T10:40:00Z">
        <w:r w:rsidRPr="0041347C" w:rsidDel="00A47B50">
          <w:delText>Blank: Test Case is still in scope</w:delText>
        </w:r>
      </w:del>
      <w:commentRangeEnd w:id="182"/>
      <w:r w:rsidR="00A47B50">
        <w:rPr>
          <w:rStyle w:val="CommentReference"/>
        </w:rPr>
        <w:commentReference w:id="182"/>
      </w:r>
    </w:p>
    <w:p w14:paraId="62AB0882" w14:textId="77777777" w:rsidR="0041347C" w:rsidRPr="0041347C" w:rsidRDefault="009C3140" w:rsidP="00E4506F">
      <w:pPr>
        <w:pStyle w:val="ListParagraph"/>
        <w:numPr>
          <w:ilvl w:val="0"/>
          <w:numId w:val="23"/>
        </w:numPr>
      </w:pPr>
      <w:r>
        <w:rPr>
          <w:b/>
        </w:rPr>
        <w:t>*</w:t>
      </w:r>
      <w:r w:rsidR="0041347C" w:rsidRPr="00171756">
        <w:rPr>
          <w:b/>
        </w:rPr>
        <w:t>Deleted Date</w:t>
      </w:r>
      <w:r w:rsidR="0041347C" w:rsidRPr="0041347C">
        <w:t>: Date test case was deleted from the scope</w:t>
      </w:r>
    </w:p>
    <w:p w14:paraId="567253B2" w14:textId="77777777" w:rsidR="0041347C" w:rsidRPr="0041347C" w:rsidDel="00A47B50" w:rsidRDefault="009C3140" w:rsidP="00E4506F">
      <w:pPr>
        <w:pStyle w:val="ListParagraph"/>
        <w:numPr>
          <w:ilvl w:val="0"/>
          <w:numId w:val="23"/>
        </w:numPr>
        <w:rPr>
          <w:del w:id="189" w:author="Aldrich Veluz" w:date="2016-11-23T10:41:00Z"/>
        </w:rPr>
      </w:pPr>
      <w:commentRangeStart w:id="190"/>
      <w:del w:id="191" w:author="Aldrich Veluz" w:date="2016-11-23T10:41:00Z">
        <w:r w:rsidDel="00A47B50">
          <w:rPr>
            <w:b/>
          </w:rPr>
          <w:delText>*</w:delText>
        </w:r>
        <w:r w:rsidR="0041347C" w:rsidRPr="00171756" w:rsidDel="00A47B50">
          <w:rPr>
            <w:b/>
          </w:rPr>
          <w:delText>Deleted Reason</w:delText>
        </w:r>
        <w:r w:rsidR="0041347C" w:rsidRPr="0041347C" w:rsidDel="00A47B50">
          <w:delText>: Reason behind why test case was removed from scope</w:delText>
        </w:r>
      </w:del>
    </w:p>
    <w:p w14:paraId="7B01B6CA" w14:textId="77777777" w:rsidR="0041347C" w:rsidRPr="0041347C" w:rsidDel="00A47B50" w:rsidRDefault="0041347C" w:rsidP="00E4506F">
      <w:pPr>
        <w:pStyle w:val="ListParagraph"/>
        <w:numPr>
          <w:ilvl w:val="1"/>
          <w:numId w:val="23"/>
        </w:numPr>
        <w:rPr>
          <w:del w:id="192" w:author="Aldrich Veluz" w:date="2016-11-23T10:41:00Z"/>
        </w:rPr>
      </w:pPr>
      <w:del w:id="193" w:author="Aldrich Veluz" w:date="2016-11-23T10:41:00Z">
        <w:r w:rsidRPr="0041347C" w:rsidDel="00A47B50">
          <w:delText>Deleted Requirement: Requirement was deleted from the system</w:delText>
        </w:r>
      </w:del>
    </w:p>
    <w:p w14:paraId="0BCE6F81" w14:textId="77777777" w:rsidR="0041347C" w:rsidRPr="0041347C" w:rsidDel="00A47B50" w:rsidRDefault="0041347C" w:rsidP="00E4506F">
      <w:pPr>
        <w:pStyle w:val="ListParagraph"/>
        <w:numPr>
          <w:ilvl w:val="1"/>
          <w:numId w:val="23"/>
        </w:numPr>
        <w:rPr>
          <w:del w:id="194" w:author="Aldrich Veluz" w:date="2016-11-23T10:41:00Z"/>
        </w:rPr>
      </w:pPr>
      <w:del w:id="195" w:author="Aldrich Veluz" w:date="2016-11-23T10:41:00Z">
        <w:r w:rsidRPr="0041347C" w:rsidDel="00A47B50">
          <w:delText>Combined with Another Test Case: Test Case was Merged with another test case.</w:delText>
        </w:r>
      </w:del>
    </w:p>
    <w:p w14:paraId="09984EC1" w14:textId="77777777" w:rsidR="0041347C" w:rsidRPr="0041347C" w:rsidDel="00A47B50" w:rsidRDefault="0041347C" w:rsidP="00E4506F">
      <w:pPr>
        <w:pStyle w:val="ListParagraph"/>
        <w:numPr>
          <w:ilvl w:val="1"/>
          <w:numId w:val="23"/>
        </w:numPr>
        <w:rPr>
          <w:del w:id="196" w:author="Aldrich Veluz" w:date="2016-11-23T10:41:00Z"/>
        </w:rPr>
      </w:pPr>
      <w:del w:id="197" w:author="Aldrich Veluz" w:date="2016-11-23T10:41:00Z">
        <w:r w:rsidRPr="0041347C" w:rsidDel="00A47B50">
          <w:delText>Duplicate: Duplicate of another Test Case</w:delText>
        </w:r>
      </w:del>
      <w:commentRangeEnd w:id="190"/>
      <w:r w:rsidR="00A47B50">
        <w:rPr>
          <w:rStyle w:val="CommentReference"/>
        </w:rPr>
        <w:commentReference w:id="190"/>
      </w:r>
    </w:p>
    <w:p w14:paraId="33120001" w14:textId="77777777" w:rsidR="0041347C" w:rsidRPr="0041347C" w:rsidRDefault="0041347C" w:rsidP="00E4506F">
      <w:pPr>
        <w:pStyle w:val="ListParagraph"/>
        <w:numPr>
          <w:ilvl w:val="0"/>
          <w:numId w:val="23"/>
        </w:numPr>
      </w:pPr>
      <w:r w:rsidRPr="00171756">
        <w:rPr>
          <w:b/>
        </w:rPr>
        <w:t>Associated Test Case ID</w:t>
      </w:r>
      <w:r w:rsidRPr="0041347C">
        <w:t>: Merged or Duplicate test case which was test case was deleted in favor of</w:t>
      </w:r>
    </w:p>
    <w:p w14:paraId="5497018D" w14:textId="77777777" w:rsidR="0041347C" w:rsidRPr="0041347C" w:rsidDel="00B67152" w:rsidRDefault="0041347C" w:rsidP="00E4506F">
      <w:pPr>
        <w:pStyle w:val="Heading2"/>
        <w:rPr>
          <w:del w:id="198" w:author="Aldrich Veluz" w:date="2016-11-23T10:52:00Z"/>
        </w:rPr>
      </w:pPr>
      <w:bookmarkStart w:id="199" w:name="_Toc465850857"/>
      <w:commentRangeStart w:id="200"/>
      <w:del w:id="201" w:author="Aldrich Veluz" w:date="2016-11-23T10:52:00Z">
        <w:r w:rsidRPr="0041347C" w:rsidDel="00B67152">
          <w:delText>Execution</w:delText>
        </w:r>
        <w:bookmarkEnd w:id="199"/>
      </w:del>
    </w:p>
    <w:p w14:paraId="40235A3C" w14:textId="77777777" w:rsidR="0041347C" w:rsidRPr="0041347C" w:rsidDel="00B67152" w:rsidRDefault="009C3140" w:rsidP="00E4506F">
      <w:pPr>
        <w:pStyle w:val="ListParagraph"/>
        <w:numPr>
          <w:ilvl w:val="0"/>
          <w:numId w:val="24"/>
        </w:numPr>
        <w:rPr>
          <w:del w:id="202" w:author="Aldrich Veluz" w:date="2016-11-23T10:52:00Z"/>
        </w:rPr>
      </w:pPr>
      <w:del w:id="203" w:author="Aldrich Veluz" w:date="2016-11-23T10:52:00Z">
        <w:r w:rsidDel="00B67152">
          <w:rPr>
            <w:b/>
          </w:rPr>
          <w:delText>*</w:delText>
        </w:r>
        <w:r w:rsidR="0041347C" w:rsidRPr="00171756" w:rsidDel="00B67152">
          <w:rPr>
            <w:b/>
          </w:rPr>
          <w:delText>Test Run Type</w:delText>
        </w:r>
        <w:r w:rsidR="0041347C" w:rsidRPr="0041347C" w:rsidDel="00B67152">
          <w:delText>: Indicates how the test case will be executed</w:delText>
        </w:r>
      </w:del>
    </w:p>
    <w:p w14:paraId="27498BBC" w14:textId="77777777" w:rsidR="0041347C" w:rsidRPr="0041347C" w:rsidDel="00B67152" w:rsidRDefault="0041347C" w:rsidP="00E4506F">
      <w:pPr>
        <w:pStyle w:val="ListParagraph"/>
        <w:numPr>
          <w:ilvl w:val="1"/>
          <w:numId w:val="24"/>
        </w:numPr>
        <w:rPr>
          <w:del w:id="204" w:author="Aldrich Veluz" w:date="2016-11-23T10:52:00Z"/>
        </w:rPr>
      </w:pPr>
      <w:del w:id="205" w:author="Aldrich Veluz" w:date="2016-11-23T10:52:00Z">
        <w:r w:rsidRPr="0041347C" w:rsidDel="00B67152">
          <w:delText>Batch: Test is part of a batch of tests that will be run</w:delText>
        </w:r>
      </w:del>
    </w:p>
    <w:p w14:paraId="4B828044" w14:textId="77777777" w:rsidR="0041347C" w:rsidRPr="0041347C" w:rsidDel="00B67152" w:rsidRDefault="0041347C" w:rsidP="00E4506F">
      <w:pPr>
        <w:pStyle w:val="ListParagraph"/>
        <w:numPr>
          <w:ilvl w:val="1"/>
          <w:numId w:val="24"/>
        </w:numPr>
        <w:rPr>
          <w:del w:id="206" w:author="Aldrich Veluz" w:date="2016-11-23T10:52:00Z"/>
        </w:rPr>
      </w:pPr>
      <w:del w:id="207" w:author="Aldrich Veluz" w:date="2016-11-23T10:52:00Z">
        <w:r w:rsidRPr="0041347C" w:rsidDel="00B67152">
          <w:lastRenderedPageBreak/>
          <w:delText>Automated: Test is run as part of an automated test plan</w:delText>
        </w:r>
      </w:del>
    </w:p>
    <w:p w14:paraId="687F89CA" w14:textId="77777777" w:rsidR="0041347C" w:rsidRPr="0041347C" w:rsidDel="00B67152" w:rsidRDefault="0041347C" w:rsidP="00E4506F">
      <w:pPr>
        <w:pStyle w:val="ListParagraph"/>
        <w:numPr>
          <w:ilvl w:val="1"/>
          <w:numId w:val="24"/>
        </w:numPr>
        <w:rPr>
          <w:del w:id="208" w:author="Aldrich Veluz" w:date="2016-11-23T10:52:00Z"/>
        </w:rPr>
      </w:pPr>
      <w:del w:id="209" w:author="Aldrich Veluz" w:date="2016-11-23T10:52:00Z">
        <w:r w:rsidRPr="0041347C" w:rsidDel="00B67152">
          <w:delText>Manual: Test is run manually</w:delText>
        </w:r>
      </w:del>
      <w:commentRangeEnd w:id="200"/>
      <w:r w:rsidR="00B67152">
        <w:rPr>
          <w:rStyle w:val="CommentReference"/>
        </w:rPr>
        <w:commentReference w:id="200"/>
      </w:r>
    </w:p>
    <w:p w14:paraId="7FD60975" w14:textId="77777777" w:rsidR="0041347C" w:rsidRPr="0041347C" w:rsidRDefault="00B67152" w:rsidP="00E4506F">
      <w:pPr>
        <w:pStyle w:val="Heading2"/>
      </w:pPr>
      <w:bookmarkStart w:id="210" w:name="_Toc465850858"/>
      <w:ins w:id="211" w:author="Aldrich Veluz" w:date="2016-11-23T10:51:00Z">
        <w:r>
          <w:t xml:space="preserve">Test Case Creation </w:t>
        </w:r>
      </w:ins>
      <w:r w:rsidR="0041347C" w:rsidRPr="0041347C">
        <w:t>Status</w:t>
      </w:r>
      <w:bookmarkEnd w:id="210"/>
    </w:p>
    <w:p w14:paraId="5135D01A" w14:textId="77777777" w:rsidR="0041347C" w:rsidRPr="0041347C" w:rsidRDefault="009C3140" w:rsidP="00E4506F">
      <w:pPr>
        <w:pStyle w:val="ListParagraph"/>
        <w:numPr>
          <w:ilvl w:val="0"/>
          <w:numId w:val="24"/>
        </w:numPr>
      </w:pPr>
      <w:r>
        <w:rPr>
          <w:b/>
        </w:rPr>
        <w:t>*</w:t>
      </w:r>
      <w:ins w:id="212" w:author="Aldrich Veluz" w:date="2016-11-23T10:54:00Z">
        <w:r w:rsidR="00F80A41">
          <w:rPr>
            <w:b/>
          </w:rPr>
          <w:t xml:space="preserve">Test Case Creation </w:t>
        </w:r>
      </w:ins>
      <w:r w:rsidR="0041347C" w:rsidRPr="00171756">
        <w:rPr>
          <w:b/>
        </w:rPr>
        <w:t>Status</w:t>
      </w:r>
      <w:r w:rsidR="0041347C" w:rsidRPr="0041347C">
        <w:t>: Current status of the Test Case</w:t>
      </w:r>
      <w:ins w:id="213" w:author="Aldrich Veluz" w:date="2016-11-23T10:51:00Z">
        <w:r w:rsidR="00B67152">
          <w:t xml:space="preserve"> Creation</w:t>
        </w:r>
      </w:ins>
    </w:p>
    <w:p w14:paraId="187D665D" w14:textId="77777777" w:rsidR="0041347C" w:rsidRPr="0041347C" w:rsidRDefault="0041347C" w:rsidP="00E4506F">
      <w:pPr>
        <w:pStyle w:val="ListParagraph"/>
        <w:numPr>
          <w:ilvl w:val="1"/>
          <w:numId w:val="24"/>
        </w:numPr>
      </w:pPr>
      <w:r w:rsidRPr="0041347C">
        <w:t>Open: Test Case is currently in scope and is being worked on</w:t>
      </w:r>
    </w:p>
    <w:p w14:paraId="1DCCCD5D" w14:textId="77777777" w:rsidR="0041347C" w:rsidRPr="0041347C" w:rsidRDefault="0041347C" w:rsidP="00E4506F">
      <w:pPr>
        <w:pStyle w:val="ListParagraph"/>
        <w:numPr>
          <w:ilvl w:val="1"/>
          <w:numId w:val="24"/>
        </w:numPr>
      </w:pPr>
      <w:r w:rsidRPr="0041347C">
        <w:t>Hold: Test Case is currently in scope but is on hold for some reason</w:t>
      </w:r>
    </w:p>
    <w:p w14:paraId="54EF1883" w14:textId="77777777" w:rsidR="0041347C" w:rsidRPr="0041347C" w:rsidRDefault="0041347C" w:rsidP="00E4506F">
      <w:pPr>
        <w:pStyle w:val="ListParagraph"/>
        <w:numPr>
          <w:ilvl w:val="1"/>
          <w:numId w:val="24"/>
        </w:numPr>
      </w:pPr>
      <w:r w:rsidRPr="0041347C">
        <w:t>Closed: Test Case has completed and passed</w:t>
      </w:r>
    </w:p>
    <w:p w14:paraId="738C4E7A" w14:textId="77777777" w:rsidR="0041347C" w:rsidRPr="0041347C" w:rsidRDefault="0041347C" w:rsidP="00E4506F">
      <w:pPr>
        <w:pStyle w:val="ListParagraph"/>
        <w:numPr>
          <w:ilvl w:val="1"/>
          <w:numId w:val="24"/>
        </w:numPr>
      </w:pPr>
      <w:r w:rsidRPr="0041347C">
        <w:t>Rejected: Test Case is no longer in scope</w:t>
      </w:r>
    </w:p>
    <w:p w14:paraId="68AB85F2" w14:textId="77777777" w:rsidR="0041347C" w:rsidRPr="0041347C" w:rsidRDefault="009C3140" w:rsidP="00E4506F">
      <w:pPr>
        <w:pStyle w:val="ListParagraph"/>
        <w:numPr>
          <w:ilvl w:val="0"/>
          <w:numId w:val="24"/>
        </w:numPr>
      </w:pPr>
      <w:commentRangeStart w:id="214"/>
      <w:del w:id="215" w:author="Aldrich Veluz" w:date="2016-11-23T10:43:00Z">
        <w:r w:rsidDel="00B67152">
          <w:rPr>
            <w:b/>
          </w:rPr>
          <w:delText>*</w:delText>
        </w:r>
      </w:del>
      <w:r w:rsidR="0041347C" w:rsidRPr="00171756">
        <w:rPr>
          <w:b/>
        </w:rPr>
        <w:t>Open Step</w:t>
      </w:r>
      <w:r w:rsidR="0041347C" w:rsidRPr="0041347C">
        <w:t>: Current phase of the Test Case when the test case is open</w:t>
      </w:r>
    </w:p>
    <w:p w14:paraId="173E76D9" w14:textId="77777777" w:rsidR="0041347C" w:rsidRPr="0041347C" w:rsidRDefault="0041347C" w:rsidP="00E4506F">
      <w:pPr>
        <w:pStyle w:val="ListParagraph"/>
        <w:numPr>
          <w:ilvl w:val="1"/>
          <w:numId w:val="24"/>
        </w:numPr>
      </w:pPr>
      <w:r w:rsidRPr="0041347C">
        <w:t>Requirement Analysis: Requirements are being analyzed by test to determine how to test the requirement</w:t>
      </w:r>
    </w:p>
    <w:p w14:paraId="526225D1" w14:textId="77777777" w:rsidR="0041347C" w:rsidRPr="0041347C" w:rsidRDefault="0041347C" w:rsidP="00E4506F">
      <w:pPr>
        <w:pStyle w:val="ListParagraph"/>
        <w:numPr>
          <w:ilvl w:val="1"/>
          <w:numId w:val="24"/>
        </w:numPr>
      </w:pPr>
      <w:r w:rsidRPr="0041347C">
        <w:t>Creation: Test Case is in the process of being written</w:t>
      </w:r>
    </w:p>
    <w:p w14:paraId="1A51AB9A" w14:textId="77777777" w:rsidR="0041347C" w:rsidRPr="0041347C" w:rsidRDefault="0041347C" w:rsidP="00E4506F">
      <w:pPr>
        <w:pStyle w:val="ListParagraph"/>
        <w:numPr>
          <w:ilvl w:val="1"/>
          <w:numId w:val="24"/>
        </w:numPr>
      </w:pPr>
      <w:r w:rsidRPr="0041347C">
        <w:t>Data Setup: Data is being created to support the test case</w:t>
      </w:r>
    </w:p>
    <w:p w14:paraId="4A310345" w14:textId="77777777" w:rsidR="0041347C" w:rsidRPr="0041347C" w:rsidRDefault="0041347C" w:rsidP="00E4506F">
      <w:pPr>
        <w:pStyle w:val="ListParagraph"/>
        <w:numPr>
          <w:ilvl w:val="1"/>
          <w:numId w:val="24"/>
        </w:numPr>
      </w:pPr>
      <w:r w:rsidRPr="0041347C">
        <w:t>Execution: Test Case is currently being executed and has not been passed</w:t>
      </w:r>
    </w:p>
    <w:p w14:paraId="55573D1D" w14:textId="77777777" w:rsidR="0041347C" w:rsidRPr="0041347C" w:rsidRDefault="0041347C" w:rsidP="00E4506F">
      <w:pPr>
        <w:pStyle w:val="ListParagraph"/>
        <w:numPr>
          <w:ilvl w:val="1"/>
          <w:numId w:val="24"/>
        </w:numPr>
      </w:pPr>
      <w:r w:rsidRPr="0041347C">
        <w:t>Approval: Test Case has been finished and is waiting for signoff</w:t>
      </w:r>
    </w:p>
    <w:p w14:paraId="0ED07394" w14:textId="77777777" w:rsidR="0041347C" w:rsidRPr="0041347C" w:rsidRDefault="009C3140" w:rsidP="00E4506F">
      <w:pPr>
        <w:pStyle w:val="ListParagraph"/>
        <w:numPr>
          <w:ilvl w:val="0"/>
          <w:numId w:val="24"/>
        </w:numPr>
      </w:pPr>
      <w:del w:id="216" w:author="Aldrich Veluz" w:date="2016-11-23T10:43:00Z">
        <w:r w:rsidDel="00B67152">
          <w:rPr>
            <w:b/>
          </w:rPr>
          <w:delText>*</w:delText>
        </w:r>
      </w:del>
      <w:r w:rsidR="0041347C" w:rsidRPr="00171756">
        <w:rPr>
          <w:b/>
        </w:rPr>
        <w:t>Hold Step</w:t>
      </w:r>
      <w:r w:rsidR="0041347C" w:rsidRPr="0041347C">
        <w:t>: Current reason the Test Case is on Hold</w:t>
      </w:r>
    </w:p>
    <w:p w14:paraId="6DEEB9C6" w14:textId="77777777" w:rsidR="0041347C" w:rsidRPr="0041347C" w:rsidRDefault="0041347C" w:rsidP="00E4506F">
      <w:pPr>
        <w:pStyle w:val="ListParagraph"/>
        <w:numPr>
          <w:ilvl w:val="1"/>
          <w:numId w:val="24"/>
        </w:numPr>
      </w:pPr>
      <w:r w:rsidRPr="0041347C">
        <w:t>Research: Test Case put on hold during the Requirement Analysis phase</w:t>
      </w:r>
    </w:p>
    <w:p w14:paraId="7A59C5EE" w14:textId="77777777" w:rsidR="0041347C" w:rsidRPr="0041347C" w:rsidRDefault="0041347C" w:rsidP="00E4506F">
      <w:pPr>
        <w:pStyle w:val="ListParagraph"/>
        <w:numPr>
          <w:ilvl w:val="1"/>
          <w:numId w:val="24"/>
        </w:numPr>
      </w:pPr>
      <w:r w:rsidRPr="0041347C">
        <w:t>Design: Test Case put on hold during the Test Case Design phase</w:t>
      </w:r>
    </w:p>
    <w:p w14:paraId="610B35F8" w14:textId="77777777" w:rsidR="0041347C" w:rsidRPr="0041347C" w:rsidRDefault="0041347C" w:rsidP="00E4506F">
      <w:pPr>
        <w:pStyle w:val="ListParagraph"/>
        <w:numPr>
          <w:ilvl w:val="1"/>
          <w:numId w:val="24"/>
        </w:numPr>
      </w:pPr>
      <w:r w:rsidRPr="0041347C">
        <w:t>Development: Test Case put on hold during the Software Development phase</w:t>
      </w:r>
    </w:p>
    <w:p w14:paraId="06224456" w14:textId="77777777" w:rsidR="0041347C" w:rsidRPr="0041347C" w:rsidRDefault="0041347C" w:rsidP="00E4506F">
      <w:pPr>
        <w:pStyle w:val="ListParagraph"/>
        <w:numPr>
          <w:ilvl w:val="1"/>
          <w:numId w:val="24"/>
        </w:numPr>
      </w:pPr>
      <w:r w:rsidRPr="0041347C">
        <w:t>Execution: Test Case put on hold during the Test Case Execution phase</w:t>
      </w:r>
    </w:p>
    <w:p w14:paraId="6BA45787" w14:textId="77777777" w:rsidR="0041347C" w:rsidRPr="0041347C" w:rsidRDefault="0041347C" w:rsidP="00E4506F">
      <w:pPr>
        <w:pStyle w:val="ListParagraph"/>
        <w:numPr>
          <w:ilvl w:val="1"/>
          <w:numId w:val="24"/>
        </w:numPr>
      </w:pPr>
      <w:r w:rsidRPr="0041347C">
        <w:t>Defect: Test Case put on hold during the Defect Fix phase</w:t>
      </w:r>
    </w:p>
    <w:p w14:paraId="1ABED067" w14:textId="77777777" w:rsidR="0041347C" w:rsidRPr="0041347C" w:rsidRDefault="009C3140" w:rsidP="00E4506F">
      <w:pPr>
        <w:pStyle w:val="ListParagraph"/>
        <w:numPr>
          <w:ilvl w:val="0"/>
          <w:numId w:val="24"/>
        </w:numPr>
      </w:pPr>
      <w:del w:id="217" w:author="Aldrich Veluz" w:date="2016-11-23T10:43:00Z">
        <w:r w:rsidDel="00B67152">
          <w:rPr>
            <w:b/>
          </w:rPr>
          <w:delText>*</w:delText>
        </w:r>
      </w:del>
      <w:r w:rsidR="0041347C" w:rsidRPr="00171756">
        <w:rPr>
          <w:b/>
        </w:rPr>
        <w:t>Hold Reason</w:t>
      </w:r>
      <w:r w:rsidR="0041347C" w:rsidRPr="0041347C">
        <w:t>: Reason why the Test Case is on Hold</w:t>
      </w:r>
    </w:p>
    <w:p w14:paraId="254DCAB9" w14:textId="77777777" w:rsidR="0041347C" w:rsidRPr="0041347C" w:rsidRDefault="0041347C" w:rsidP="00E4506F">
      <w:pPr>
        <w:pStyle w:val="ListParagraph"/>
        <w:numPr>
          <w:ilvl w:val="1"/>
          <w:numId w:val="24"/>
        </w:numPr>
      </w:pPr>
      <w:r w:rsidRPr="0041347C">
        <w:t>Requirements: Requirements in flux or questions raised about the requirements</w:t>
      </w:r>
    </w:p>
    <w:p w14:paraId="3466E3BD" w14:textId="77777777" w:rsidR="0041347C" w:rsidRPr="0041347C" w:rsidRDefault="0041347C" w:rsidP="00E4506F">
      <w:pPr>
        <w:pStyle w:val="ListParagraph"/>
        <w:numPr>
          <w:ilvl w:val="1"/>
          <w:numId w:val="24"/>
        </w:numPr>
      </w:pPr>
      <w:r w:rsidRPr="0041347C">
        <w:t>Environment: Environment is not ready or broken</w:t>
      </w:r>
    </w:p>
    <w:p w14:paraId="6A3B9CE7" w14:textId="77777777" w:rsidR="0041347C" w:rsidRPr="0041347C" w:rsidRDefault="0041347C" w:rsidP="00E4506F">
      <w:pPr>
        <w:pStyle w:val="ListParagraph"/>
        <w:numPr>
          <w:ilvl w:val="1"/>
          <w:numId w:val="24"/>
        </w:numPr>
      </w:pPr>
      <w:r w:rsidRPr="0041347C">
        <w:t>Data: Data is not available</w:t>
      </w:r>
      <w:commentRangeEnd w:id="214"/>
      <w:r w:rsidR="00B67152">
        <w:rPr>
          <w:rStyle w:val="CommentReference"/>
        </w:rPr>
        <w:commentReference w:id="214"/>
      </w:r>
    </w:p>
    <w:p w14:paraId="0BFF428E" w14:textId="77777777" w:rsidR="0041347C" w:rsidRPr="0041347C" w:rsidDel="00B67152" w:rsidRDefault="0041347C" w:rsidP="00E4506F">
      <w:pPr>
        <w:pStyle w:val="Heading2"/>
        <w:rPr>
          <w:del w:id="218" w:author="Aldrich Veluz" w:date="2016-11-23T10:51:00Z"/>
        </w:rPr>
      </w:pPr>
      <w:bookmarkStart w:id="219" w:name="_Toc465850859"/>
      <w:del w:id="220" w:author="Aldrich Veluz" w:date="2016-11-23T10:51:00Z">
        <w:r w:rsidRPr="0041347C" w:rsidDel="00B67152">
          <w:delText>Schedule vs Actual</w:delText>
        </w:r>
        <w:bookmarkEnd w:id="219"/>
      </w:del>
    </w:p>
    <w:p w14:paraId="5AA905FF" w14:textId="77777777" w:rsidR="0041347C" w:rsidRPr="0041347C" w:rsidDel="00B67152" w:rsidRDefault="0041347C" w:rsidP="00E4506F">
      <w:pPr>
        <w:ind w:left="720"/>
        <w:rPr>
          <w:del w:id="221" w:author="Aldrich Veluz" w:date="2016-11-23T10:51:00Z"/>
        </w:rPr>
      </w:pPr>
      <w:del w:id="222" w:author="Aldrich Veluz" w:date="2016-11-23T10:51:00Z">
        <w:r w:rsidRPr="0041347C" w:rsidDel="00B67152">
          <w:delText>This section will cover the Schedule verses Actual information and status for each step in the Test Case process.</w:delText>
        </w:r>
      </w:del>
    </w:p>
    <w:p w14:paraId="2157DB42" w14:textId="77777777" w:rsidR="00B67152" w:rsidRPr="00B67152" w:rsidRDefault="00B67152" w:rsidP="00B67152">
      <w:pPr>
        <w:pStyle w:val="ListParagraph"/>
        <w:numPr>
          <w:ilvl w:val="0"/>
          <w:numId w:val="25"/>
        </w:numPr>
        <w:rPr>
          <w:ins w:id="223" w:author="Aldrich Veluz" w:date="2016-11-23T10:46:00Z"/>
          <w:rPrChange w:id="224" w:author="Aldrich Veluz" w:date="2016-11-23T10:46:00Z">
            <w:rPr>
              <w:ins w:id="225" w:author="Aldrich Veluz" w:date="2016-11-23T10:46:00Z"/>
              <w:b/>
            </w:rPr>
          </w:rPrChange>
        </w:rPr>
      </w:pPr>
      <w:ins w:id="226" w:author="Aldrich Veluz" w:date="2016-11-23T10:46:00Z">
        <w:r>
          <w:t>*</w:t>
        </w:r>
        <w:r w:rsidRPr="00B67152">
          <w:rPr>
            <w:b/>
            <w:rPrChange w:id="227" w:author="Aldrich Veluz" w:date="2016-11-23T10:47:00Z">
              <w:rPr/>
            </w:rPrChange>
          </w:rPr>
          <w:t>Planned Start Date</w:t>
        </w:r>
        <w:r w:rsidRPr="00B67152">
          <w:t>:</w:t>
        </w:r>
        <w:r w:rsidRPr="00B67152">
          <w:rPr>
            <w:b/>
            <w:rPrChange w:id="228" w:author="Aldrich Veluz" w:date="2016-11-23T10:47:00Z">
              <w:rPr/>
            </w:rPrChange>
          </w:rPr>
          <w:t xml:space="preserve"> </w:t>
        </w:r>
        <w:r>
          <w:t xml:space="preserve">Date Test Case </w:t>
        </w:r>
      </w:ins>
      <w:ins w:id="229" w:author="Aldrich Veluz" w:date="2016-11-23T10:47:00Z">
        <w:r>
          <w:t xml:space="preserve">creation </w:t>
        </w:r>
      </w:ins>
      <w:ins w:id="230" w:author="Aldrich Veluz" w:date="2016-11-23T10:46:00Z">
        <w:r>
          <w:t>is planned to start</w:t>
        </w:r>
      </w:ins>
    </w:p>
    <w:p w14:paraId="428341BA" w14:textId="77777777" w:rsidR="0041347C" w:rsidRPr="0041347C" w:rsidRDefault="009C3140" w:rsidP="00E4506F">
      <w:pPr>
        <w:pStyle w:val="ListParagraph"/>
        <w:numPr>
          <w:ilvl w:val="0"/>
          <w:numId w:val="25"/>
        </w:numPr>
      </w:pPr>
      <w:r>
        <w:rPr>
          <w:b/>
        </w:rPr>
        <w:t>*</w:t>
      </w:r>
      <w:ins w:id="231" w:author="Aldrich Veluz" w:date="2016-11-23T10:47:00Z">
        <w:r w:rsidR="00B67152">
          <w:rPr>
            <w:b/>
          </w:rPr>
          <w:t xml:space="preserve">Actual </w:t>
        </w:r>
      </w:ins>
      <w:r w:rsidR="0041347C" w:rsidRPr="00171756">
        <w:rPr>
          <w:b/>
        </w:rPr>
        <w:t>Start Date</w:t>
      </w:r>
      <w:r w:rsidR="0041347C" w:rsidRPr="0041347C">
        <w:t xml:space="preserve">: Date Test Case </w:t>
      </w:r>
      <w:ins w:id="232" w:author="Aldrich Veluz" w:date="2016-11-23T10:48:00Z">
        <w:r w:rsidR="00B67152">
          <w:t xml:space="preserve">creation </w:t>
        </w:r>
      </w:ins>
      <w:r w:rsidR="0041347C" w:rsidRPr="0041347C">
        <w:t>was started, any work that is done for a Test Case indicates the start</w:t>
      </w:r>
    </w:p>
    <w:p w14:paraId="407D52BD" w14:textId="77777777" w:rsidR="0041347C" w:rsidRPr="0041347C" w:rsidDel="00B67152" w:rsidRDefault="0041347C" w:rsidP="00E4506F">
      <w:pPr>
        <w:ind w:left="720"/>
        <w:rPr>
          <w:del w:id="233" w:author="Aldrich Veluz" w:date="2016-11-23T10:48:00Z"/>
        </w:rPr>
      </w:pPr>
      <w:commentRangeStart w:id="234"/>
      <w:del w:id="235" w:author="Aldrich Veluz" w:date="2016-11-23T10:48:00Z">
        <w:r w:rsidRPr="0041347C" w:rsidDel="00B67152">
          <w:delText>Step = Research, Design, Development, Data, Execution, Defect</w:delText>
        </w:r>
      </w:del>
    </w:p>
    <w:p w14:paraId="22DBF228" w14:textId="77777777" w:rsidR="0041347C" w:rsidRPr="0041347C" w:rsidDel="00B67152" w:rsidRDefault="0041347C" w:rsidP="00E4506F">
      <w:pPr>
        <w:pStyle w:val="ListParagraph"/>
        <w:numPr>
          <w:ilvl w:val="0"/>
          <w:numId w:val="25"/>
        </w:numPr>
        <w:rPr>
          <w:del w:id="236" w:author="Aldrich Veluz" w:date="2016-11-23T10:48:00Z"/>
        </w:rPr>
      </w:pPr>
      <w:del w:id="237" w:author="Aldrich Veluz" w:date="2016-11-23T10:48:00Z">
        <w:r w:rsidRPr="00171756" w:rsidDel="00B67152">
          <w:rPr>
            <w:b/>
          </w:rPr>
          <w:delText>&lt;Step&gt; Tester</w:delText>
        </w:r>
        <w:r w:rsidRPr="0041347C" w:rsidDel="00B67152">
          <w:delText>: Lead tester for this step</w:delText>
        </w:r>
      </w:del>
    </w:p>
    <w:p w14:paraId="6AE5A5AC" w14:textId="77777777" w:rsidR="0041347C" w:rsidRPr="0041347C" w:rsidDel="00B67152" w:rsidRDefault="009C3140" w:rsidP="00E4506F">
      <w:pPr>
        <w:pStyle w:val="ListParagraph"/>
        <w:numPr>
          <w:ilvl w:val="0"/>
          <w:numId w:val="25"/>
        </w:numPr>
        <w:rPr>
          <w:del w:id="238" w:author="Aldrich Veluz" w:date="2016-11-23T10:48:00Z"/>
        </w:rPr>
      </w:pPr>
      <w:del w:id="239" w:author="Aldrich Veluz" w:date="2016-11-23T10:48:00Z">
        <w:r w:rsidDel="00B67152">
          <w:rPr>
            <w:b/>
          </w:rPr>
          <w:delText>*</w:delText>
        </w:r>
        <w:r w:rsidR="0041347C" w:rsidRPr="00171756" w:rsidDel="00B67152">
          <w:rPr>
            <w:b/>
          </w:rPr>
          <w:delText>&lt;Step&gt; Start Date/Time</w:delText>
        </w:r>
        <w:r w:rsidR="0041347C" w:rsidRPr="0041347C" w:rsidDel="00B67152">
          <w:delText>: Start Date/Time of this step</w:delText>
        </w:r>
      </w:del>
    </w:p>
    <w:p w14:paraId="071199B8" w14:textId="77777777" w:rsidR="0041347C" w:rsidRPr="0041347C" w:rsidDel="00B67152" w:rsidRDefault="009C3140" w:rsidP="00E4506F">
      <w:pPr>
        <w:pStyle w:val="ListParagraph"/>
        <w:numPr>
          <w:ilvl w:val="0"/>
          <w:numId w:val="25"/>
        </w:numPr>
        <w:rPr>
          <w:del w:id="240" w:author="Aldrich Veluz" w:date="2016-11-23T10:48:00Z"/>
        </w:rPr>
      </w:pPr>
      <w:del w:id="241" w:author="Aldrich Veluz" w:date="2016-11-23T10:48:00Z">
        <w:r w:rsidDel="00B67152">
          <w:rPr>
            <w:b/>
          </w:rPr>
          <w:delText>*</w:delText>
        </w:r>
        <w:r w:rsidR="0041347C" w:rsidRPr="00171756" w:rsidDel="00B67152">
          <w:rPr>
            <w:b/>
          </w:rPr>
          <w:delText>&lt;Step&gt; End Date/Time</w:delText>
        </w:r>
        <w:r w:rsidR="0041347C" w:rsidRPr="0041347C" w:rsidDel="00B67152">
          <w:delText>: End Date/Time of this step</w:delText>
        </w:r>
      </w:del>
    </w:p>
    <w:p w14:paraId="4942E06A" w14:textId="77777777" w:rsidR="0041347C" w:rsidRPr="0041347C" w:rsidDel="00B67152" w:rsidRDefault="0041347C" w:rsidP="00E4506F">
      <w:pPr>
        <w:pStyle w:val="ListParagraph"/>
        <w:numPr>
          <w:ilvl w:val="0"/>
          <w:numId w:val="25"/>
        </w:numPr>
        <w:rPr>
          <w:del w:id="242" w:author="Aldrich Veluz" w:date="2016-11-23T10:48:00Z"/>
        </w:rPr>
      </w:pPr>
      <w:del w:id="243" w:author="Aldrich Veluz" w:date="2016-11-23T10:48:00Z">
        <w:r w:rsidRPr="00171756" w:rsidDel="00B67152">
          <w:rPr>
            <w:b/>
          </w:rPr>
          <w:delText>&lt;Step&gt; Calendar Days</w:delText>
        </w:r>
        <w:r w:rsidRPr="0041347C" w:rsidDel="00B67152">
          <w:delText>: Calendar days between Start and End dates</w:delText>
        </w:r>
      </w:del>
    </w:p>
    <w:p w14:paraId="25A821AB" w14:textId="77777777" w:rsidR="0041347C" w:rsidRPr="0041347C" w:rsidDel="00B67152" w:rsidRDefault="0041347C" w:rsidP="00E4506F">
      <w:pPr>
        <w:pStyle w:val="ListParagraph"/>
        <w:numPr>
          <w:ilvl w:val="0"/>
          <w:numId w:val="25"/>
        </w:numPr>
        <w:rPr>
          <w:del w:id="244" w:author="Aldrich Veluz" w:date="2016-11-23T10:48:00Z"/>
        </w:rPr>
      </w:pPr>
      <w:del w:id="245" w:author="Aldrich Veluz" w:date="2016-11-23T10:48:00Z">
        <w:r w:rsidRPr="00171756" w:rsidDel="00B67152">
          <w:rPr>
            <w:b/>
          </w:rPr>
          <w:delText>&lt;Step&gt; Hours</w:delText>
        </w:r>
        <w:r w:rsidRPr="0041347C" w:rsidDel="00B67152">
          <w:delText>: Hours actually worked on the Test Case</w:delText>
        </w:r>
      </w:del>
      <w:commentRangeEnd w:id="234"/>
      <w:r w:rsidR="00B67152">
        <w:rPr>
          <w:rStyle w:val="CommentReference"/>
        </w:rPr>
        <w:commentReference w:id="234"/>
      </w:r>
    </w:p>
    <w:p w14:paraId="3E206AD2" w14:textId="77777777" w:rsidR="00B67152" w:rsidRPr="00B67152" w:rsidRDefault="00B67152" w:rsidP="00E4506F">
      <w:pPr>
        <w:pStyle w:val="ListParagraph"/>
        <w:numPr>
          <w:ilvl w:val="0"/>
          <w:numId w:val="25"/>
        </w:numPr>
        <w:rPr>
          <w:ins w:id="246" w:author="Aldrich Veluz" w:date="2016-11-23T10:47:00Z"/>
          <w:rPrChange w:id="247" w:author="Aldrich Veluz" w:date="2016-11-23T10:47:00Z">
            <w:rPr>
              <w:ins w:id="248" w:author="Aldrich Veluz" w:date="2016-11-23T10:47:00Z"/>
              <w:b/>
            </w:rPr>
          </w:rPrChange>
        </w:rPr>
      </w:pPr>
      <w:ins w:id="249" w:author="Aldrich Veluz" w:date="2016-11-23T10:48:00Z">
        <w:r>
          <w:t>*</w:t>
        </w:r>
      </w:ins>
      <w:ins w:id="250" w:author="Aldrich Veluz" w:date="2016-11-23T10:47:00Z">
        <w:r w:rsidRPr="00B67152">
          <w:rPr>
            <w:b/>
            <w:rPrChange w:id="251" w:author="Aldrich Veluz" w:date="2016-11-23T10:48:00Z">
              <w:rPr/>
            </w:rPrChange>
          </w:rPr>
          <w:t>Planned End Date</w:t>
        </w:r>
        <w:r>
          <w:t>: Date</w:t>
        </w:r>
      </w:ins>
      <w:ins w:id="252" w:author="Aldrich Veluz" w:date="2016-11-23T10:48:00Z">
        <w:r>
          <w:t xml:space="preserve"> Test Case creation is planned to be completed</w:t>
        </w:r>
      </w:ins>
    </w:p>
    <w:p w14:paraId="7CAEE1FD" w14:textId="77777777" w:rsidR="00B67152" w:rsidRDefault="009C3140" w:rsidP="00B67152">
      <w:pPr>
        <w:pStyle w:val="ListParagraph"/>
        <w:numPr>
          <w:ilvl w:val="0"/>
          <w:numId w:val="25"/>
        </w:numPr>
        <w:rPr>
          <w:ins w:id="253" w:author="Aldrich Veluz" w:date="2016-11-23T10:52:00Z"/>
        </w:rPr>
      </w:pPr>
      <w:r>
        <w:rPr>
          <w:b/>
        </w:rPr>
        <w:t>*</w:t>
      </w:r>
      <w:ins w:id="254" w:author="Aldrich Veluz" w:date="2016-11-23T10:48:00Z">
        <w:r w:rsidR="00B67152">
          <w:rPr>
            <w:b/>
          </w:rPr>
          <w:t xml:space="preserve">Actual </w:t>
        </w:r>
      </w:ins>
      <w:r w:rsidR="0041347C" w:rsidRPr="00171756">
        <w:rPr>
          <w:b/>
        </w:rPr>
        <w:t>Close Date</w:t>
      </w:r>
      <w:r w:rsidR="0041347C" w:rsidRPr="0041347C">
        <w:t>: Date Test Case</w:t>
      </w:r>
      <w:ins w:id="255" w:author="Aldrich Veluz" w:date="2016-11-23T10:48:00Z">
        <w:r w:rsidR="00B67152">
          <w:t xml:space="preserve"> creation</w:t>
        </w:r>
      </w:ins>
      <w:r w:rsidR="0041347C" w:rsidRPr="0041347C">
        <w:t xml:space="preserve"> is closed and no further work is done on the Test Case</w:t>
      </w:r>
    </w:p>
    <w:p w14:paraId="5C208FBC" w14:textId="77777777" w:rsidR="00B67152" w:rsidRPr="0041347C" w:rsidRDefault="00B67152" w:rsidP="00B67152">
      <w:pPr>
        <w:pStyle w:val="Heading2"/>
        <w:rPr>
          <w:ins w:id="256" w:author="Aldrich Veluz" w:date="2016-11-23T10:53:00Z"/>
        </w:rPr>
      </w:pPr>
      <w:ins w:id="257" w:author="Aldrich Veluz" w:date="2016-11-23T10:53:00Z">
        <w:r w:rsidRPr="0041347C">
          <w:t>Execution</w:t>
        </w:r>
      </w:ins>
    </w:p>
    <w:p w14:paraId="6836FDA1" w14:textId="77777777" w:rsidR="00B67152" w:rsidRPr="0041347C" w:rsidRDefault="00B67152" w:rsidP="00B67152">
      <w:pPr>
        <w:pStyle w:val="ListParagraph"/>
        <w:numPr>
          <w:ilvl w:val="0"/>
          <w:numId w:val="24"/>
        </w:numPr>
        <w:rPr>
          <w:ins w:id="258" w:author="Aldrich Veluz" w:date="2016-11-23T10:53:00Z"/>
        </w:rPr>
      </w:pPr>
      <w:ins w:id="259" w:author="Aldrich Veluz" w:date="2016-11-23T10:53:00Z">
        <w:r>
          <w:rPr>
            <w:b/>
          </w:rPr>
          <w:t>*</w:t>
        </w:r>
        <w:r w:rsidRPr="00171756">
          <w:rPr>
            <w:b/>
          </w:rPr>
          <w:t xml:space="preserve">Test </w:t>
        </w:r>
        <w:r w:rsidR="00F80A41">
          <w:rPr>
            <w:b/>
          </w:rPr>
          <w:t xml:space="preserve">Execution </w:t>
        </w:r>
        <w:r w:rsidRPr="00171756">
          <w:rPr>
            <w:b/>
          </w:rPr>
          <w:t>Run Type</w:t>
        </w:r>
        <w:r w:rsidRPr="0041347C">
          <w:t>: Indicates how the test case will be executed</w:t>
        </w:r>
      </w:ins>
    </w:p>
    <w:p w14:paraId="20ACFDA1" w14:textId="77777777" w:rsidR="00B67152" w:rsidRPr="0041347C" w:rsidRDefault="00B67152" w:rsidP="00B67152">
      <w:pPr>
        <w:pStyle w:val="ListParagraph"/>
        <w:numPr>
          <w:ilvl w:val="1"/>
          <w:numId w:val="24"/>
        </w:numPr>
        <w:rPr>
          <w:ins w:id="260" w:author="Aldrich Veluz" w:date="2016-11-23T10:53:00Z"/>
        </w:rPr>
      </w:pPr>
      <w:ins w:id="261" w:author="Aldrich Veluz" w:date="2016-11-23T10:53:00Z">
        <w:r w:rsidRPr="0041347C">
          <w:t>Batch: Test is part of a batch of tests that will be run</w:t>
        </w:r>
      </w:ins>
    </w:p>
    <w:p w14:paraId="278AD1CC" w14:textId="77777777" w:rsidR="00B67152" w:rsidRPr="0041347C" w:rsidRDefault="00B67152" w:rsidP="00B67152">
      <w:pPr>
        <w:pStyle w:val="ListParagraph"/>
        <w:numPr>
          <w:ilvl w:val="1"/>
          <w:numId w:val="24"/>
        </w:numPr>
        <w:rPr>
          <w:ins w:id="262" w:author="Aldrich Veluz" w:date="2016-11-23T10:53:00Z"/>
        </w:rPr>
      </w:pPr>
      <w:ins w:id="263" w:author="Aldrich Veluz" w:date="2016-11-23T10:53:00Z">
        <w:r w:rsidRPr="0041347C">
          <w:t>Automated: Test is run as part of an automated test plan</w:t>
        </w:r>
      </w:ins>
    </w:p>
    <w:p w14:paraId="139F3D74" w14:textId="77777777" w:rsidR="00B67152" w:rsidRDefault="00B67152" w:rsidP="00B67152">
      <w:pPr>
        <w:pStyle w:val="ListParagraph"/>
        <w:numPr>
          <w:ilvl w:val="1"/>
          <w:numId w:val="24"/>
        </w:numPr>
        <w:rPr>
          <w:ins w:id="264" w:author="Aldrich Veluz" w:date="2016-11-23T10:53:00Z"/>
        </w:rPr>
        <w:pPrChange w:id="265" w:author="Aldrich Veluz" w:date="2016-11-23T10:52:00Z">
          <w:pPr>
            <w:pStyle w:val="ListParagraph"/>
            <w:numPr>
              <w:numId w:val="25"/>
            </w:numPr>
            <w:ind w:left="1800" w:hanging="360"/>
          </w:pPr>
        </w:pPrChange>
      </w:pPr>
      <w:ins w:id="266" w:author="Aldrich Veluz" w:date="2016-11-23T10:53:00Z">
        <w:r w:rsidRPr="0041347C">
          <w:t>Manual: Test is run manually</w:t>
        </w:r>
      </w:ins>
    </w:p>
    <w:p w14:paraId="5F054369" w14:textId="77777777" w:rsidR="00F80A41" w:rsidRDefault="00F80A41" w:rsidP="00F80A41">
      <w:pPr>
        <w:pStyle w:val="ListParagraph"/>
        <w:numPr>
          <w:ilvl w:val="0"/>
          <w:numId w:val="24"/>
        </w:numPr>
        <w:rPr>
          <w:ins w:id="267" w:author="Aldrich Veluz" w:date="2016-11-23T10:54:00Z"/>
        </w:rPr>
        <w:pPrChange w:id="268" w:author="Aldrich Veluz" w:date="2016-11-23T10:53:00Z">
          <w:pPr>
            <w:pStyle w:val="ListParagraph"/>
            <w:numPr>
              <w:numId w:val="25"/>
            </w:numPr>
            <w:ind w:left="1800" w:hanging="360"/>
          </w:pPr>
        </w:pPrChange>
      </w:pPr>
      <w:ins w:id="269" w:author="Aldrich Veluz" w:date="2016-11-23T10:53:00Z">
        <w:r>
          <w:t>*</w:t>
        </w:r>
        <w:r w:rsidRPr="00F80A41">
          <w:rPr>
            <w:b/>
            <w:rPrChange w:id="270" w:author="Aldrich Veluz" w:date="2016-11-23T10:54:00Z">
              <w:rPr/>
            </w:rPrChange>
          </w:rPr>
          <w:t>Test Execution Status</w:t>
        </w:r>
      </w:ins>
      <w:ins w:id="271" w:author="Aldrich Veluz" w:date="2016-11-23T10:54:00Z">
        <w:r>
          <w:t xml:space="preserve">: </w:t>
        </w:r>
        <w:r w:rsidRPr="0041347C">
          <w:t>Status of the execution</w:t>
        </w:r>
      </w:ins>
    </w:p>
    <w:p w14:paraId="67F7FCCB" w14:textId="77777777" w:rsidR="00F80A41" w:rsidRPr="0041347C" w:rsidRDefault="00F80A41" w:rsidP="00F80A41">
      <w:pPr>
        <w:pStyle w:val="ListParagraph"/>
        <w:numPr>
          <w:ilvl w:val="1"/>
          <w:numId w:val="24"/>
        </w:numPr>
        <w:rPr>
          <w:ins w:id="272" w:author="Aldrich Veluz" w:date="2016-11-23T10:54:00Z"/>
        </w:rPr>
      </w:pPr>
      <w:ins w:id="273" w:author="Aldrich Veluz" w:date="2016-11-23T10:54:00Z">
        <w:r w:rsidRPr="0041347C">
          <w:t>Planned: Test Case execution is only planned and has not been executed yet</w:t>
        </w:r>
      </w:ins>
    </w:p>
    <w:p w14:paraId="2FA9D5EF" w14:textId="77777777" w:rsidR="00F80A41" w:rsidRPr="0041347C" w:rsidRDefault="00F80A41" w:rsidP="00F80A41">
      <w:pPr>
        <w:pStyle w:val="ListParagraph"/>
        <w:numPr>
          <w:ilvl w:val="1"/>
          <w:numId w:val="24"/>
        </w:numPr>
        <w:rPr>
          <w:ins w:id="274" w:author="Aldrich Veluz" w:date="2016-11-23T10:54:00Z"/>
        </w:rPr>
      </w:pPr>
      <w:ins w:id="275" w:author="Aldrich Veluz" w:date="2016-11-23T10:54:00Z">
        <w:r w:rsidRPr="0041347C">
          <w:t>Execution: Test Case is currently being executed</w:t>
        </w:r>
      </w:ins>
    </w:p>
    <w:p w14:paraId="2180F1AA" w14:textId="77777777" w:rsidR="00F80A41" w:rsidRPr="0041347C" w:rsidRDefault="00F80A41" w:rsidP="00F80A41">
      <w:pPr>
        <w:pStyle w:val="ListParagraph"/>
        <w:numPr>
          <w:ilvl w:val="1"/>
          <w:numId w:val="24"/>
        </w:numPr>
        <w:rPr>
          <w:ins w:id="276" w:author="Aldrich Veluz" w:date="2016-11-23T10:54:00Z"/>
        </w:rPr>
      </w:pPr>
      <w:ins w:id="277" w:author="Aldrich Veluz" w:date="2016-11-23T10:54:00Z">
        <w:r w:rsidRPr="0041347C">
          <w:t>Blocked: Test Case is Blocked and cannot proceed</w:t>
        </w:r>
      </w:ins>
    </w:p>
    <w:p w14:paraId="6AC3D74E" w14:textId="77777777" w:rsidR="00F80A41" w:rsidRPr="0041347C" w:rsidRDefault="00F80A41" w:rsidP="00F80A41">
      <w:pPr>
        <w:pStyle w:val="ListParagraph"/>
        <w:numPr>
          <w:ilvl w:val="1"/>
          <w:numId w:val="24"/>
        </w:numPr>
        <w:rPr>
          <w:ins w:id="278" w:author="Aldrich Veluz" w:date="2016-11-23T10:54:00Z"/>
        </w:rPr>
      </w:pPr>
      <w:ins w:id="279" w:author="Aldrich Veluz" w:date="2016-11-23T10:54:00Z">
        <w:r w:rsidRPr="0041347C">
          <w:t>Analysis: Test Case execution is complete and results are being analyzed</w:t>
        </w:r>
      </w:ins>
    </w:p>
    <w:p w14:paraId="7627AF4A" w14:textId="77777777" w:rsidR="00F80A41" w:rsidRPr="0041347C" w:rsidRDefault="00F80A41" w:rsidP="00F80A41">
      <w:pPr>
        <w:pStyle w:val="ListParagraph"/>
        <w:numPr>
          <w:ilvl w:val="1"/>
          <w:numId w:val="24"/>
        </w:numPr>
        <w:rPr>
          <w:ins w:id="280" w:author="Aldrich Veluz" w:date="2016-11-23T10:54:00Z"/>
        </w:rPr>
      </w:pPr>
      <w:ins w:id="281" w:author="Aldrich Veluz" w:date="2016-11-23T10:54:00Z">
        <w:r w:rsidRPr="0041347C">
          <w:t>Approval: Test Case has passed and is in the approval process</w:t>
        </w:r>
      </w:ins>
    </w:p>
    <w:p w14:paraId="6B7C8F8F" w14:textId="77777777" w:rsidR="00F80A41" w:rsidRDefault="00F80A41" w:rsidP="00F80A41">
      <w:pPr>
        <w:pStyle w:val="ListParagraph"/>
        <w:numPr>
          <w:ilvl w:val="1"/>
          <w:numId w:val="24"/>
        </w:numPr>
        <w:rPr>
          <w:ins w:id="282" w:author="Aldrich Veluz" w:date="2016-11-23T10:55:00Z"/>
        </w:rPr>
      </w:pPr>
      <w:ins w:id="283" w:author="Aldrich Veluz" w:date="2016-11-23T10:54:00Z">
        <w:r w:rsidRPr="0041347C">
          <w:t>Completed: Test Case execution is completed</w:t>
        </w:r>
      </w:ins>
    </w:p>
    <w:p w14:paraId="249C4D86" w14:textId="77777777" w:rsidR="00F80A41" w:rsidRPr="0041347C" w:rsidRDefault="00F80A41" w:rsidP="00F80A41">
      <w:pPr>
        <w:pStyle w:val="ListParagraph"/>
        <w:numPr>
          <w:ilvl w:val="0"/>
          <w:numId w:val="24"/>
        </w:numPr>
        <w:rPr>
          <w:ins w:id="284" w:author="Aldrich Veluz" w:date="2016-11-23T10:55:00Z"/>
        </w:rPr>
      </w:pPr>
      <w:ins w:id="285" w:author="Aldrich Veluz" w:date="2016-11-23T10:55:00Z">
        <w:r>
          <w:rPr>
            <w:b/>
          </w:rPr>
          <w:t>*</w:t>
        </w:r>
        <w:r w:rsidRPr="00171756">
          <w:rPr>
            <w:b/>
          </w:rPr>
          <w:t>Blocked Reason</w:t>
        </w:r>
        <w:r w:rsidRPr="0041347C">
          <w:t>: Reason behind why Test Case Execution is currently blocked</w:t>
        </w:r>
      </w:ins>
    </w:p>
    <w:p w14:paraId="1B56C8CD" w14:textId="77777777" w:rsidR="00F80A41" w:rsidRPr="0041347C" w:rsidRDefault="00F80A41" w:rsidP="00F80A41">
      <w:pPr>
        <w:pStyle w:val="ListParagraph"/>
        <w:numPr>
          <w:ilvl w:val="1"/>
          <w:numId w:val="24"/>
        </w:numPr>
        <w:rPr>
          <w:ins w:id="286" w:author="Aldrich Veluz" w:date="2016-11-23T10:55:00Z"/>
        </w:rPr>
      </w:pPr>
      <w:ins w:id="287" w:author="Aldrich Veluz" w:date="2016-11-23T10:55:00Z">
        <w:r w:rsidRPr="0041347C">
          <w:lastRenderedPageBreak/>
          <w:t xml:space="preserve">Test Case: Base Test Case on Hold </w:t>
        </w:r>
      </w:ins>
    </w:p>
    <w:p w14:paraId="6B622002" w14:textId="77777777" w:rsidR="00F80A41" w:rsidRPr="0041347C" w:rsidRDefault="00F80A41" w:rsidP="00F80A41">
      <w:pPr>
        <w:pStyle w:val="ListParagraph"/>
        <w:numPr>
          <w:ilvl w:val="1"/>
          <w:numId w:val="24"/>
        </w:numPr>
        <w:rPr>
          <w:ins w:id="288" w:author="Aldrich Veluz" w:date="2016-11-23T10:55:00Z"/>
        </w:rPr>
      </w:pPr>
      <w:ins w:id="289" w:author="Aldrich Veluz" w:date="2016-11-23T10:55:00Z">
        <w:r w:rsidRPr="0041347C">
          <w:t>Environment: Test blocked by environmental issues</w:t>
        </w:r>
      </w:ins>
    </w:p>
    <w:p w14:paraId="2E72EE21" w14:textId="77777777" w:rsidR="00F80A41" w:rsidRPr="0041347C" w:rsidRDefault="00F80A41" w:rsidP="00F80A41">
      <w:pPr>
        <w:pStyle w:val="ListParagraph"/>
        <w:numPr>
          <w:ilvl w:val="1"/>
          <w:numId w:val="24"/>
        </w:numPr>
        <w:rPr>
          <w:ins w:id="290" w:author="Aldrich Veluz" w:date="2016-11-23T10:55:00Z"/>
        </w:rPr>
      </w:pPr>
      <w:ins w:id="291" w:author="Aldrich Veluz" w:date="2016-11-23T10:55:00Z">
        <w:r w:rsidRPr="0041347C">
          <w:t>Data: Specific data for this test execution is unavailable</w:t>
        </w:r>
      </w:ins>
    </w:p>
    <w:p w14:paraId="0A263624" w14:textId="77777777" w:rsidR="00F80A41" w:rsidRPr="0041347C" w:rsidRDefault="00F80A41" w:rsidP="00F80A41">
      <w:pPr>
        <w:pStyle w:val="ListParagraph"/>
        <w:numPr>
          <w:ilvl w:val="1"/>
          <w:numId w:val="24"/>
        </w:numPr>
        <w:rPr>
          <w:ins w:id="292" w:author="Aldrich Veluz" w:date="2016-11-23T10:55:00Z"/>
        </w:rPr>
      </w:pPr>
      <w:ins w:id="293" w:author="Aldrich Veluz" w:date="2016-11-23T10:55:00Z">
        <w:r w:rsidRPr="0041347C">
          <w:t>Resources: Resources not available to complete execution</w:t>
        </w:r>
      </w:ins>
    </w:p>
    <w:p w14:paraId="76F7C7DC" w14:textId="40D1A355" w:rsidR="00F80A41" w:rsidRDefault="00F80A41" w:rsidP="00F80A41">
      <w:pPr>
        <w:pStyle w:val="ListParagraph"/>
        <w:numPr>
          <w:ilvl w:val="0"/>
          <w:numId w:val="24"/>
        </w:numPr>
        <w:rPr>
          <w:ins w:id="294" w:author="Aldrich Veluz" w:date="2016-11-23T10:57:00Z"/>
        </w:rPr>
      </w:pPr>
      <w:ins w:id="295" w:author="Aldrich Veluz" w:date="2016-11-23T10:55:00Z">
        <w:r>
          <w:rPr>
            <w:b/>
          </w:rPr>
          <w:t>*</w:t>
        </w:r>
      </w:ins>
      <w:ins w:id="296" w:author="Aldrich Veluz" w:date="2016-11-23T10:57:00Z">
        <w:r w:rsidR="00AF5F8B">
          <w:rPr>
            <w:b/>
          </w:rPr>
          <w:t xml:space="preserve">Planned </w:t>
        </w:r>
      </w:ins>
      <w:ins w:id="297" w:author="Aldrich Veluz" w:date="2016-11-23T10:55:00Z">
        <w:r w:rsidR="00AF5F8B">
          <w:rPr>
            <w:b/>
          </w:rPr>
          <w:t>Start Date</w:t>
        </w:r>
        <w:r w:rsidRPr="0041347C">
          <w:t xml:space="preserve">: </w:t>
        </w:r>
      </w:ins>
      <w:ins w:id="298" w:author="Aldrich Veluz" w:date="2016-11-23T10:57:00Z">
        <w:r w:rsidR="00AF5F8B">
          <w:t xml:space="preserve">Planned </w:t>
        </w:r>
      </w:ins>
      <w:ins w:id="299" w:author="Aldrich Veluz" w:date="2016-11-23T10:55:00Z">
        <w:r w:rsidRPr="0041347C">
          <w:t>Start Data/Time of execution</w:t>
        </w:r>
      </w:ins>
    </w:p>
    <w:p w14:paraId="603EF65D" w14:textId="077866C9" w:rsidR="00AF5F8B" w:rsidRPr="0041347C" w:rsidRDefault="00AF5F8B" w:rsidP="00AF5F8B">
      <w:pPr>
        <w:pStyle w:val="ListParagraph"/>
        <w:numPr>
          <w:ilvl w:val="0"/>
          <w:numId w:val="24"/>
        </w:numPr>
        <w:rPr>
          <w:ins w:id="300" w:author="Aldrich Veluz" w:date="2016-11-23T10:57:00Z"/>
        </w:rPr>
      </w:pPr>
      <w:ins w:id="301" w:author="Aldrich Veluz" w:date="2016-11-23T10:57:00Z">
        <w:r>
          <w:rPr>
            <w:b/>
          </w:rPr>
          <w:t>*Actual Start Date</w:t>
        </w:r>
        <w:r w:rsidRPr="0041347C">
          <w:t xml:space="preserve">: </w:t>
        </w:r>
        <w:r>
          <w:t xml:space="preserve">Actual </w:t>
        </w:r>
        <w:r w:rsidRPr="0041347C">
          <w:t>Start Data/Time of execution</w:t>
        </w:r>
      </w:ins>
    </w:p>
    <w:p w14:paraId="1ABB3963" w14:textId="7E1ADC44" w:rsidR="00F80A41" w:rsidRDefault="00F80A41" w:rsidP="00F80A41">
      <w:pPr>
        <w:pStyle w:val="ListParagraph"/>
        <w:numPr>
          <w:ilvl w:val="0"/>
          <w:numId w:val="24"/>
        </w:numPr>
        <w:rPr>
          <w:ins w:id="302" w:author="Aldrich Veluz" w:date="2016-11-23T10:58:00Z"/>
        </w:rPr>
      </w:pPr>
      <w:ins w:id="303" w:author="Aldrich Veluz" w:date="2016-11-23T10:55:00Z">
        <w:r>
          <w:rPr>
            <w:b/>
          </w:rPr>
          <w:t>*</w:t>
        </w:r>
      </w:ins>
      <w:ins w:id="304" w:author="Aldrich Veluz" w:date="2016-11-23T10:57:00Z">
        <w:r w:rsidR="00AF5F8B">
          <w:rPr>
            <w:b/>
          </w:rPr>
          <w:t xml:space="preserve">Planned </w:t>
        </w:r>
      </w:ins>
      <w:ins w:id="305" w:author="Aldrich Veluz" w:date="2016-11-23T10:55:00Z">
        <w:r w:rsidR="00AF5F8B">
          <w:rPr>
            <w:b/>
          </w:rPr>
          <w:t>End Date</w:t>
        </w:r>
        <w:r w:rsidRPr="0041347C">
          <w:t xml:space="preserve">: </w:t>
        </w:r>
      </w:ins>
      <w:ins w:id="306" w:author="Aldrich Veluz" w:date="2016-11-23T10:57:00Z">
        <w:r w:rsidR="00AF5F8B">
          <w:t xml:space="preserve">Planned </w:t>
        </w:r>
      </w:ins>
      <w:ins w:id="307" w:author="Aldrich Veluz" w:date="2016-11-23T10:55:00Z">
        <w:r w:rsidRPr="0041347C">
          <w:t>End Date/Time of execution</w:t>
        </w:r>
      </w:ins>
    </w:p>
    <w:p w14:paraId="5E4D4CE4" w14:textId="67DDF84F" w:rsidR="00AF5F8B" w:rsidRPr="0041347C" w:rsidRDefault="00AF5F8B" w:rsidP="00AF5F8B">
      <w:pPr>
        <w:pStyle w:val="ListParagraph"/>
        <w:numPr>
          <w:ilvl w:val="0"/>
          <w:numId w:val="24"/>
        </w:numPr>
        <w:rPr>
          <w:ins w:id="308" w:author="Aldrich Veluz" w:date="2016-11-23T10:58:00Z"/>
        </w:rPr>
      </w:pPr>
      <w:ins w:id="309" w:author="Aldrich Veluz" w:date="2016-11-23T10:58:00Z">
        <w:r>
          <w:rPr>
            <w:b/>
          </w:rPr>
          <w:t>*Actual End Date</w:t>
        </w:r>
        <w:r w:rsidRPr="0041347C">
          <w:t xml:space="preserve">: </w:t>
        </w:r>
        <w:r>
          <w:t xml:space="preserve">Planned </w:t>
        </w:r>
        <w:r w:rsidRPr="0041347C">
          <w:t>End Date/Time of execution</w:t>
        </w:r>
      </w:ins>
    </w:p>
    <w:p w14:paraId="1B954530" w14:textId="77777777" w:rsidR="00F80A41" w:rsidRPr="0041347C" w:rsidRDefault="00F80A41" w:rsidP="00F80A41">
      <w:pPr>
        <w:pStyle w:val="ListParagraph"/>
        <w:numPr>
          <w:ilvl w:val="0"/>
          <w:numId w:val="24"/>
        </w:numPr>
        <w:rPr>
          <w:ins w:id="310" w:author="Aldrich Veluz" w:date="2016-11-23T10:55:00Z"/>
        </w:rPr>
      </w:pPr>
      <w:ins w:id="311" w:author="Aldrich Veluz" w:date="2016-11-23T10:55:00Z">
        <w:r w:rsidRPr="00171756">
          <w:rPr>
            <w:b/>
          </w:rPr>
          <w:t>Calendar Days</w:t>
        </w:r>
        <w:r w:rsidRPr="0041347C">
          <w:t>: Calendar days between Start and End Date</w:t>
        </w:r>
      </w:ins>
    </w:p>
    <w:p w14:paraId="488BFB15" w14:textId="77777777" w:rsidR="00F80A41" w:rsidRPr="0041347C" w:rsidRDefault="00F80A41" w:rsidP="00F80A41">
      <w:pPr>
        <w:pStyle w:val="ListParagraph"/>
        <w:numPr>
          <w:ilvl w:val="0"/>
          <w:numId w:val="24"/>
        </w:numPr>
        <w:rPr>
          <w:ins w:id="312" w:author="Aldrich Veluz" w:date="2016-11-23T10:55:00Z"/>
        </w:rPr>
      </w:pPr>
      <w:ins w:id="313" w:author="Aldrich Veluz" w:date="2016-11-23T10:55:00Z">
        <w:r w:rsidRPr="00171756">
          <w:rPr>
            <w:b/>
          </w:rPr>
          <w:t>Hours</w:t>
        </w:r>
        <w:r w:rsidRPr="0041347C">
          <w:t>: Actual hours spent executing test case</w:t>
        </w:r>
      </w:ins>
    </w:p>
    <w:p w14:paraId="3D2C3AC2" w14:textId="77777777" w:rsidR="00F80A41" w:rsidRPr="0041347C" w:rsidRDefault="00F80A41" w:rsidP="00F80A41">
      <w:pPr>
        <w:pStyle w:val="ListParagraph"/>
        <w:numPr>
          <w:ilvl w:val="0"/>
          <w:numId w:val="24"/>
        </w:numPr>
        <w:rPr>
          <w:ins w:id="314" w:author="Aldrich Veluz" w:date="2016-11-23T10:55:00Z"/>
        </w:rPr>
      </w:pPr>
      <w:ins w:id="315" w:author="Aldrich Veluz" w:date="2016-11-23T10:55:00Z">
        <w:r>
          <w:rPr>
            <w:b/>
          </w:rPr>
          <w:t>*</w:t>
        </w:r>
        <w:r w:rsidRPr="00171756">
          <w:rPr>
            <w:b/>
          </w:rPr>
          <w:t>Pass/Fail</w:t>
        </w:r>
        <w:r w:rsidRPr="0041347C">
          <w:t>: Test Case Execution passed or failed</w:t>
        </w:r>
      </w:ins>
    </w:p>
    <w:p w14:paraId="64D6EE0E" w14:textId="77777777" w:rsidR="00F80A41" w:rsidRPr="0041347C" w:rsidRDefault="00F80A41" w:rsidP="00F80A41">
      <w:pPr>
        <w:pStyle w:val="ListParagraph"/>
        <w:numPr>
          <w:ilvl w:val="0"/>
          <w:numId w:val="24"/>
        </w:numPr>
        <w:rPr>
          <w:ins w:id="316" w:author="Aldrich Veluz" w:date="2016-11-23T10:55:00Z"/>
        </w:rPr>
      </w:pPr>
      <w:ins w:id="317" w:author="Aldrich Veluz" w:date="2016-11-23T10:55:00Z">
        <w:r>
          <w:rPr>
            <w:b/>
          </w:rPr>
          <w:t>*Fai</w:t>
        </w:r>
        <w:r w:rsidRPr="00171756">
          <w:rPr>
            <w:b/>
          </w:rPr>
          <w:t>l Reason</w:t>
        </w:r>
        <w:r w:rsidRPr="0041347C">
          <w:t>: Reason for Test Case Execution failure</w:t>
        </w:r>
      </w:ins>
    </w:p>
    <w:p w14:paraId="2477772A" w14:textId="77777777" w:rsidR="00F80A41" w:rsidRPr="0041347C" w:rsidRDefault="00F80A41" w:rsidP="00F80A41">
      <w:pPr>
        <w:pStyle w:val="ListParagraph"/>
        <w:numPr>
          <w:ilvl w:val="0"/>
          <w:numId w:val="24"/>
        </w:numPr>
        <w:rPr>
          <w:ins w:id="318" w:author="Aldrich Veluz" w:date="2016-11-23T10:55:00Z"/>
        </w:rPr>
      </w:pPr>
      <w:ins w:id="319" w:author="Aldrich Veluz" w:date="2016-11-23T10:55:00Z">
        <w:r w:rsidRPr="00171756">
          <w:rPr>
            <w:b/>
          </w:rPr>
          <w:t>Fail Notes</w:t>
        </w:r>
        <w:r w:rsidRPr="0041347C">
          <w:t>: Notes pertaining to the Test Case Execution</w:t>
        </w:r>
      </w:ins>
    </w:p>
    <w:p w14:paraId="16234533" w14:textId="77777777" w:rsidR="00F80A41" w:rsidRPr="0041347C" w:rsidRDefault="00F80A41" w:rsidP="00F80A41">
      <w:pPr>
        <w:pStyle w:val="ListParagraph"/>
        <w:numPr>
          <w:ilvl w:val="0"/>
          <w:numId w:val="24"/>
        </w:numPr>
        <w:rPr>
          <w:ins w:id="320" w:author="Aldrich Veluz" w:date="2016-11-23T10:55:00Z"/>
        </w:rPr>
      </w:pPr>
      <w:ins w:id="321" w:author="Aldrich Veluz" w:date="2016-11-23T10:55:00Z">
        <w:r>
          <w:rPr>
            <w:b/>
          </w:rPr>
          <w:t>*</w:t>
        </w:r>
        <w:r w:rsidRPr="00171756">
          <w:rPr>
            <w:b/>
          </w:rPr>
          <w:t>Tester</w:t>
        </w:r>
        <w:r w:rsidRPr="0041347C">
          <w:t>: Lead tester of the Test Case Execution</w:t>
        </w:r>
      </w:ins>
    </w:p>
    <w:p w14:paraId="62227F2E" w14:textId="77777777" w:rsidR="00F80A41" w:rsidRPr="0041347C" w:rsidRDefault="00F80A41" w:rsidP="00F80A41">
      <w:pPr>
        <w:pStyle w:val="ListParagraph"/>
        <w:numPr>
          <w:ilvl w:val="0"/>
          <w:numId w:val="24"/>
        </w:numPr>
        <w:pPrChange w:id="322" w:author="Aldrich Veluz" w:date="2016-11-23T10:56:00Z">
          <w:pPr>
            <w:pStyle w:val="ListParagraph"/>
            <w:numPr>
              <w:numId w:val="25"/>
            </w:numPr>
            <w:ind w:left="1800" w:hanging="360"/>
          </w:pPr>
        </w:pPrChange>
      </w:pPr>
      <w:ins w:id="323" w:author="Aldrich Veluz" w:date="2016-11-23T10:55:00Z">
        <w:r w:rsidRPr="00171756">
          <w:rPr>
            <w:b/>
          </w:rPr>
          <w:t>Developer</w:t>
        </w:r>
        <w:r w:rsidRPr="0041347C">
          <w:t>: Lead Developer during the Test Case Execution</w:t>
        </w:r>
      </w:ins>
    </w:p>
    <w:p w14:paraId="6075F6C1" w14:textId="77777777" w:rsidR="0041347C" w:rsidRPr="0041347C" w:rsidRDefault="0041347C" w:rsidP="00E4506F">
      <w:pPr>
        <w:pStyle w:val="Heading2"/>
      </w:pPr>
      <w:bookmarkStart w:id="324" w:name="_Toc465850860"/>
      <w:r w:rsidRPr="0041347C">
        <w:t>Notes</w:t>
      </w:r>
      <w:bookmarkEnd w:id="324"/>
    </w:p>
    <w:p w14:paraId="28882B4C" w14:textId="77777777" w:rsidR="0041347C" w:rsidRPr="0041347C" w:rsidRDefault="0041347C" w:rsidP="00E4506F">
      <w:pPr>
        <w:pStyle w:val="ListParagraph"/>
        <w:numPr>
          <w:ilvl w:val="0"/>
          <w:numId w:val="26"/>
        </w:numPr>
      </w:pPr>
      <w:r w:rsidRPr="00171756">
        <w:rPr>
          <w:b/>
        </w:rPr>
        <w:t>Notes</w:t>
      </w:r>
      <w:r w:rsidRPr="0041347C">
        <w:t>: Information pertaining to clarification of the Test Case</w:t>
      </w:r>
    </w:p>
    <w:p w14:paraId="0AF1CCA4" w14:textId="77777777" w:rsidR="0041347C" w:rsidRPr="0041347C" w:rsidRDefault="0041347C" w:rsidP="00E4506F">
      <w:pPr>
        <w:pStyle w:val="ListParagraph"/>
        <w:numPr>
          <w:ilvl w:val="0"/>
          <w:numId w:val="26"/>
        </w:numPr>
      </w:pPr>
      <w:r w:rsidRPr="00171756">
        <w:rPr>
          <w:b/>
        </w:rPr>
        <w:t>Comments</w:t>
      </w:r>
      <w:r w:rsidRPr="0041347C">
        <w:t>: Comments not based on clarification of the Test Case</w:t>
      </w:r>
    </w:p>
    <w:p w14:paraId="794474BC" w14:textId="77777777" w:rsidR="0041347C" w:rsidRPr="0041347C" w:rsidRDefault="0041347C" w:rsidP="00E4506F">
      <w:pPr>
        <w:pStyle w:val="ListParagraph"/>
        <w:numPr>
          <w:ilvl w:val="0"/>
          <w:numId w:val="26"/>
        </w:numPr>
      </w:pPr>
      <w:r w:rsidRPr="00171756">
        <w:rPr>
          <w:b/>
        </w:rPr>
        <w:t>Issues</w:t>
      </w:r>
      <w:r w:rsidRPr="0041347C">
        <w:t>: Issues raised about the Test Case</w:t>
      </w:r>
    </w:p>
    <w:p w14:paraId="523F433C" w14:textId="77777777" w:rsidR="00E4506F" w:rsidRDefault="00E4506F">
      <w:pPr>
        <w:spacing w:after="200" w:line="276" w:lineRule="auto"/>
        <w:rPr>
          <w:b/>
          <w:sz w:val="24"/>
        </w:rPr>
      </w:pPr>
      <w:r>
        <w:br w:type="page"/>
      </w:r>
    </w:p>
    <w:p w14:paraId="3209E67A" w14:textId="618143D2" w:rsidR="002639F4" w:rsidRDefault="002639F4" w:rsidP="002639F4">
      <w:pPr>
        <w:pStyle w:val="Heading1"/>
        <w:rPr>
          <w:ins w:id="325" w:author="Aldrich Veluz" w:date="2016-11-23T10:59:00Z"/>
        </w:rPr>
      </w:pPr>
      <w:bookmarkStart w:id="326" w:name="_Toc465850861"/>
      <w:commentRangeStart w:id="327"/>
      <w:ins w:id="328" w:author="Aldrich Veluz" w:date="2016-11-23T11:00:00Z">
        <w:r>
          <w:lastRenderedPageBreak/>
          <w:t>Defects</w:t>
        </w:r>
      </w:ins>
      <w:commentRangeEnd w:id="327"/>
      <w:ins w:id="329" w:author="Aldrich Veluz" w:date="2016-11-23T11:15:00Z">
        <w:r w:rsidR="00EA6C48">
          <w:rPr>
            <w:rStyle w:val="CommentReference"/>
            <w:b w:val="0"/>
          </w:rPr>
          <w:commentReference w:id="327"/>
        </w:r>
      </w:ins>
    </w:p>
    <w:p w14:paraId="40DBA7B1" w14:textId="6132FD16" w:rsidR="002639F4" w:rsidRPr="0041347C" w:rsidRDefault="002639F4" w:rsidP="002639F4">
      <w:pPr>
        <w:rPr>
          <w:ins w:id="331" w:author="Aldrich Veluz" w:date="2016-11-23T10:59:00Z"/>
        </w:rPr>
      </w:pPr>
      <w:ins w:id="332" w:author="Aldrich Veluz" w:date="2016-11-23T11:00:00Z">
        <w:r>
          <w:t>Defects that have been created during the test execution</w:t>
        </w:r>
      </w:ins>
    </w:p>
    <w:p w14:paraId="45BD152E" w14:textId="77777777" w:rsidR="002639F4" w:rsidRPr="0041347C" w:rsidRDefault="002639F4" w:rsidP="002639F4">
      <w:pPr>
        <w:pStyle w:val="Heading2"/>
        <w:rPr>
          <w:ins w:id="333" w:author="Aldrich Veluz" w:date="2016-11-23T10:59:00Z"/>
        </w:rPr>
      </w:pPr>
      <w:ins w:id="334" w:author="Aldrich Veluz" w:date="2016-11-23T10:59:00Z">
        <w:r w:rsidRPr="0041347C">
          <w:t>Identification</w:t>
        </w:r>
      </w:ins>
    </w:p>
    <w:p w14:paraId="01E2646D" w14:textId="7919E221" w:rsidR="002639F4" w:rsidRPr="0041347C" w:rsidRDefault="002639F4" w:rsidP="002639F4">
      <w:pPr>
        <w:pStyle w:val="ListParagraph"/>
        <w:numPr>
          <w:ilvl w:val="0"/>
          <w:numId w:val="22"/>
        </w:numPr>
        <w:rPr>
          <w:ins w:id="335" w:author="Aldrich Veluz" w:date="2016-11-23T10:59:00Z"/>
        </w:rPr>
      </w:pPr>
      <w:ins w:id="336" w:author="Aldrich Veluz" w:date="2016-11-23T10:59:00Z">
        <w:r>
          <w:rPr>
            <w:b/>
          </w:rPr>
          <w:t>*</w:t>
        </w:r>
      </w:ins>
      <w:ins w:id="337" w:author="Aldrich Veluz" w:date="2016-11-23T11:00:00Z">
        <w:r>
          <w:rPr>
            <w:b/>
          </w:rPr>
          <w:t xml:space="preserve">Defect </w:t>
        </w:r>
      </w:ins>
      <w:ins w:id="338" w:author="Aldrich Veluz" w:date="2016-11-23T10:59:00Z">
        <w:r w:rsidRPr="00171756">
          <w:rPr>
            <w:b/>
          </w:rPr>
          <w:t>ID</w:t>
        </w:r>
        <w:r w:rsidRPr="0041347C">
          <w:t xml:space="preserve">: Unique ID of the </w:t>
        </w:r>
      </w:ins>
      <w:ins w:id="339" w:author="Aldrich Veluz" w:date="2016-11-23T11:01:00Z">
        <w:r>
          <w:t>defect</w:t>
        </w:r>
      </w:ins>
      <w:ins w:id="340" w:author="Aldrich Veluz" w:date="2016-11-23T10:59:00Z">
        <w:r w:rsidRPr="0041347C">
          <w:t>, should not have any other meaning</w:t>
        </w:r>
      </w:ins>
    </w:p>
    <w:p w14:paraId="65334D7D" w14:textId="77777777" w:rsidR="002639F4" w:rsidRPr="0041347C" w:rsidRDefault="002639F4" w:rsidP="002639F4">
      <w:pPr>
        <w:pStyle w:val="ListParagraph"/>
        <w:numPr>
          <w:ilvl w:val="0"/>
          <w:numId w:val="22"/>
        </w:numPr>
        <w:rPr>
          <w:ins w:id="341" w:author="Aldrich Veluz" w:date="2016-11-23T10:59:00Z"/>
        </w:rPr>
      </w:pPr>
      <w:ins w:id="342" w:author="Aldrich Veluz" w:date="2016-11-23T10:59:00Z">
        <w:r>
          <w:rPr>
            <w:b/>
          </w:rPr>
          <w:t>*</w:t>
        </w:r>
        <w:r w:rsidRPr="00171756">
          <w:rPr>
            <w:b/>
          </w:rPr>
          <w:t>Name</w:t>
        </w:r>
        <w:r w:rsidRPr="0041347C">
          <w:t>: Unique descriptive name</w:t>
        </w:r>
      </w:ins>
    </w:p>
    <w:p w14:paraId="7C308E79" w14:textId="1EBC8F02" w:rsidR="002639F4" w:rsidRPr="00AC0E6B" w:rsidRDefault="002639F4" w:rsidP="002639F4">
      <w:pPr>
        <w:pStyle w:val="ListParagraph"/>
        <w:numPr>
          <w:ilvl w:val="0"/>
          <w:numId w:val="22"/>
        </w:numPr>
        <w:rPr>
          <w:ins w:id="343" w:author="Aldrich Veluz" w:date="2016-11-23T10:59:00Z"/>
        </w:rPr>
      </w:pPr>
      <w:ins w:id="344" w:author="Aldrich Veluz" w:date="2016-11-23T10:59:00Z">
        <w:r>
          <w:t>*</w:t>
        </w:r>
      </w:ins>
      <w:ins w:id="345" w:author="Aldrich Veluz" w:date="2016-11-23T11:01:00Z">
        <w:r>
          <w:rPr>
            <w:b/>
          </w:rPr>
          <w:t>Test Case ID</w:t>
        </w:r>
      </w:ins>
      <w:ins w:id="346" w:author="Aldrich Veluz" w:date="2016-11-23T10:59:00Z">
        <w:r w:rsidRPr="00AC0E6B">
          <w:rPr>
            <w:b/>
          </w:rPr>
          <w:t>:</w:t>
        </w:r>
        <w:r>
          <w:t xml:space="preserve"> ID of the </w:t>
        </w:r>
      </w:ins>
      <w:ins w:id="347" w:author="Aldrich Veluz" w:date="2016-11-23T11:01:00Z">
        <w:r>
          <w:t>test case that failed because of the defect</w:t>
        </w:r>
      </w:ins>
    </w:p>
    <w:p w14:paraId="660DDC51" w14:textId="6F0D7417" w:rsidR="002639F4" w:rsidRDefault="008B7ED8" w:rsidP="002639F4">
      <w:pPr>
        <w:pStyle w:val="ListParagraph"/>
        <w:numPr>
          <w:ilvl w:val="0"/>
          <w:numId w:val="22"/>
        </w:numPr>
        <w:rPr>
          <w:ins w:id="348" w:author="Aldrich Veluz" w:date="2016-11-23T11:05:00Z"/>
        </w:rPr>
      </w:pPr>
      <w:ins w:id="349" w:author="Aldrich Veluz" w:date="2016-11-23T11:06:00Z">
        <w:r w:rsidRPr="008B7ED8">
          <w:rPr>
            <w:b/>
            <w:rPrChange w:id="350" w:author="Aldrich Veluz" w:date="2016-11-23T11:06:00Z">
              <w:rPr/>
            </w:rPrChange>
          </w:rPr>
          <w:t>*</w:t>
        </w:r>
      </w:ins>
      <w:ins w:id="351" w:author="Aldrich Veluz" w:date="2016-11-23T11:02:00Z">
        <w:r w:rsidR="002639F4" w:rsidRPr="008B7ED8">
          <w:rPr>
            <w:b/>
            <w:rPrChange w:id="352" w:author="Aldrich Veluz" w:date="2016-11-23T11:06:00Z">
              <w:rPr/>
            </w:rPrChange>
          </w:rPr>
          <w:t>Priority</w:t>
        </w:r>
      </w:ins>
      <w:ins w:id="353" w:author="Aldrich Veluz" w:date="2016-11-23T11:05:00Z">
        <w:r>
          <w:t>: Indicates the priority of the defect</w:t>
        </w:r>
      </w:ins>
      <w:ins w:id="354" w:author="Aldrich Veluz" w:date="2016-11-23T11:06:00Z">
        <w:r>
          <w:t xml:space="preserve"> </w:t>
        </w:r>
      </w:ins>
    </w:p>
    <w:p w14:paraId="4B90F8C2" w14:textId="1E7889A6" w:rsidR="008B7ED8" w:rsidRDefault="008B7ED8" w:rsidP="00EA6C48">
      <w:pPr>
        <w:pStyle w:val="ListParagraph"/>
        <w:numPr>
          <w:ilvl w:val="0"/>
          <w:numId w:val="22"/>
        </w:numPr>
        <w:rPr>
          <w:ins w:id="355" w:author="Aldrich Veluz" w:date="2016-11-23T11:05:00Z"/>
        </w:rPr>
      </w:pPr>
      <w:ins w:id="356" w:author="Aldrich Veluz" w:date="2016-11-23T11:06:00Z">
        <w:r w:rsidRPr="008B7ED8">
          <w:rPr>
            <w:b/>
            <w:rPrChange w:id="357" w:author="Aldrich Veluz" w:date="2016-11-23T11:06:00Z">
              <w:rPr/>
            </w:rPrChange>
          </w:rPr>
          <w:t>*</w:t>
        </w:r>
      </w:ins>
      <w:ins w:id="358" w:author="Aldrich Veluz" w:date="2016-11-23T11:02:00Z">
        <w:r w:rsidR="002639F4" w:rsidRPr="008B7ED8">
          <w:rPr>
            <w:b/>
            <w:rPrChange w:id="359" w:author="Aldrich Veluz" w:date="2016-11-23T11:06:00Z">
              <w:rPr/>
            </w:rPrChange>
          </w:rPr>
          <w:t>Severity</w:t>
        </w:r>
      </w:ins>
      <w:ins w:id="360" w:author="Aldrich Veluz" w:date="2016-11-23T11:06:00Z">
        <w:r>
          <w:t>: Indicates the severity of the defect</w:t>
        </w:r>
      </w:ins>
    </w:p>
    <w:p w14:paraId="47F7DC9F" w14:textId="40F43AD8" w:rsidR="008B7ED8" w:rsidRDefault="008B7ED8" w:rsidP="002639F4">
      <w:pPr>
        <w:pStyle w:val="ListParagraph"/>
        <w:numPr>
          <w:ilvl w:val="0"/>
          <w:numId w:val="22"/>
        </w:numPr>
        <w:rPr>
          <w:ins w:id="361" w:author="Aldrich Veluz" w:date="2016-11-23T11:07:00Z"/>
        </w:rPr>
      </w:pPr>
      <w:ins w:id="362" w:author="Aldrich Veluz" w:date="2016-11-23T11:07:00Z">
        <w:r w:rsidRPr="008B7ED8">
          <w:rPr>
            <w:b/>
            <w:rPrChange w:id="363" w:author="Aldrich Veluz" w:date="2016-11-23T11:12:00Z">
              <w:rPr/>
            </w:rPrChange>
          </w:rPr>
          <w:t>*</w:t>
        </w:r>
      </w:ins>
      <w:ins w:id="364" w:author="Aldrich Veluz" w:date="2016-11-23T11:05:00Z">
        <w:r w:rsidRPr="008B7ED8">
          <w:rPr>
            <w:b/>
            <w:rPrChange w:id="365" w:author="Aldrich Veluz" w:date="2016-11-23T11:12:00Z">
              <w:rPr/>
            </w:rPrChange>
          </w:rPr>
          <w:t>Defect Type</w:t>
        </w:r>
      </w:ins>
      <w:ins w:id="366" w:author="Aldrich Veluz" w:date="2016-11-23T11:07:00Z">
        <w:r w:rsidRPr="008B7ED8">
          <w:rPr>
            <w:b/>
            <w:rPrChange w:id="367" w:author="Aldrich Veluz" w:date="2016-11-23T11:12:00Z">
              <w:rPr/>
            </w:rPrChange>
          </w:rPr>
          <w:t>:</w:t>
        </w:r>
        <w:r>
          <w:t xml:space="preserve"> Indicates the type of defect</w:t>
        </w:r>
      </w:ins>
    </w:p>
    <w:p w14:paraId="632ECE4E" w14:textId="7BFF3845" w:rsidR="008B7ED8" w:rsidRDefault="008B7ED8" w:rsidP="008B7ED8">
      <w:pPr>
        <w:pStyle w:val="ListParagraph"/>
        <w:numPr>
          <w:ilvl w:val="1"/>
          <w:numId w:val="22"/>
        </w:numPr>
        <w:rPr>
          <w:ins w:id="368" w:author="Aldrich Veluz" w:date="2016-11-23T11:07:00Z"/>
        </w:rPr>
        <w:pPrChange w:id="369" w:author="Aldrich Veluz" w:date="2016-11-23T11:07:00Z">
          <w:pPr>
            <w:pStyle w:val="ListParagraph"/>
            <w:numPr>
              <w:numId w:val="22"/>
            </w:numPr>
            <w:ind w:left="1800" w:hanging="360"/>
          </w:pPr>
        </w:pPrChange>
      </w:pPr>
      <w:ins w:id="370" w:author="Aldrich Veluz" w:date="2016-11-23T11:07:00Z">
        <w:r>
          <w:t>Invalid</w:t>
        </w:r>
      </w:ins>
    </w:p>
    <w:p w14:paraId="7482485C" w14:textId="038D4AD8" w:rsidR="008B7ED8" w:rsidRDefault="008B7ED8" w:rsidP="008B7ED8">
      <w:pPr>
        <w:pStyle w:val="ListParagraph"/>
        <w:numPr>
          <w:ilvl w:val="1"/>
          <w:numId w:val="22"/>
        </w:numPr>
        <w:rPr>
          <w:ins w:id="371" w:author="Aldrich Veluz" w:date="2016-11-23T11:07:00Z"/>
        </w:rPr>
        <w:pPrChange w:id="372" w:author="Aldrich Veluz" w:date="2016-11-23T11:07:00Z">
          <w:pPr>
            <w:pStyle w:val="ListParagraph"/>
            <w:numPr>
              <w:numId w:val="22"/>
            </w:numPr>
            <w:ind w:left="1800" w:hanging="360"/>
          </w:pPr>
        </w:pPrChange>
      </w:pPr>
      <w:ins w:id="373" w:author="Aldrich Veluz" w:date="2016-11-23T11:07:00Z">
        <w:r>
          <w:t>Requirements</w:t>
        </w:r>
      </w:ins>
    </w:p>
    <w:p w14:paraId="489BD8F5" w14:textId="2ACE9512" w:rsidR="008B7ED8" w:rsidRDefault="008B7ED8" w:rsidP="008B7ED8">
      <w:pPr>
        <w:pStyle w:val="ListParagraph"/>
        <w:numPr>
          <w:ilvl w:val="1"/>
          <w:numId w:val="22"/>
        </w:numPr>
        <w:rPr>
          <w:ins w:id="374" w:author="Aldrich Veluz" w:date="2016-11-23T11:08:00Z"/>
        </w:rPr>
        <w:pPrChange w:id="375" w:author="Aldrich Veluz" w:date="2016-11-23T11:07:00Z">
          <w:pPr>
            <w:pStyle w:val="ListParagraph"/>
            <w:numPr>
              <w:numId w:val="22"/>
            </w:numPr>
            <w:ind w:left="1800" w:hanging="360"/>
          </w:pPr>
        </w:pPrChange>
      </w:pPr>
      <w:ins w:id="376" w:author="Aldrich Veluz" w:date="2016-11-23T11:08:00Z">
        <w:r>
          <w:t>Environment</w:t>
        </w:r>
      </w:ins>
    </w:p>
    <w:p w14:paraId="5239A908" w14:textId="69D78B3B" w:rsidR="008B7ED8" w:rsidRDefault="008B7ED8" w:rsidP="008B7ED8">
      <w:pPr>
        <w:pStyle w:val="ListParagraph"/>
        <w:numPr>
          <w:ilvl w:val="1"/>
          <w:numId w:val="22"/>
        </w:numPr>
        <w:rPr>
          <w:ins w:id="377" w:author="Aldrich Veluz" w:date="2016-11-23T11:08:00Z"/>
        </w:rPr>
        <w:pPrChange w:id="378" w:author="Aldrich Veluz" w:date="2016-11-23T11:07:00Z">
          <w:pPr>
            <w:pStyle w:val="ListParagraph"/>
            <w:numPr>
              <w:numId w:val="22"/>
            </w:numPr>
            <w:ind w:left="1800" w:hanging="360"/>
          </w:pPr>
        </w:pPrChange>
      </w:pPr>
      <w:ins w:id="379" w:author="Aldrich Veluz" w:date="2016-11-23T11:08:00Z">
        <w:r>
          <w:t>Code</w:t>
        </w:r>
      </w:ins>
    </w:p>
    <w:p w14:paraId="4D82EF5C" w14:textId="3716E40D" w:rsidR="008B7ED8" w:rsidRDefault="008B7ED8" w:rsidP="008B7ED8">
      <w:pPr>
        <w:pStyle w:val="ListParagraph"/>
        <w:numPr>
          <w:ilvl w:val="1"/>
          <w:numId w:val="22"/>
        </w:numPr>
        <w:rPr>
          <w:ins w:id="380" w:author="Aldrich Veluz" w:date="2016-11-23T11:02:00Z"/>
        </w:rPr>
        <w:pPrChange w:id="381" w:author="Aldrich Veluz" w:date="2016-11-23T11:12:00Z">
          <w:pPr>
            <w:pStyle w:val="ListParagraph"/>
            <w:numPr>
              <w:numId w:val="22"/>
            </w:numPr>
            <w:ind w:left="1800" w:hanging="360"/>
          </w:pPr>
        </w:pPrChange>
      </w:pPr>
      <w:ins w:id="382" w:author="Aldrich Veluz" w:date="2016-11-23T11:08:00Z">
        <w:r>
          <w:t>Design</w:t>
        </w:r>
      </w:ins>
    </w:p>
    <w:p w14:paraId="6F1E2109" w14:textId="6380A3F1" w:rsidR="008B7ED8" w:rsidRDefault="008B7ED8" w:rsidP="00EA6C48">
      <w:pPr>
        <w:pStyle w:val="ListParagraph"/>
        <w:numPr>
          <w:ilvl w:val="0"/>
          <w:numId w:val="22"/>
        </w:numPr>
        <w:rPr>
          <w:ins w:id="383" w:author="Aldrich Veluz" w:date="2016-11-23T11:05:00Z"/>
        </w:rPr>
      </w:pPr>
      <w:ins w:id="384" w:author="Aldrich Veluz" w:date="2016-11-23T11:12:00Z">
        <w:r w:rsidRPr="00EA6C48">
          <w:rPr>
            <w:b/>
            <w:rPrChange w:id="385" w:author="Aldrich Veluz" w:date="2016-11-23T11:13:00Z">
              <w:rPr/>
            </w:rPrChange>
          </w:rPr>
          <w:t>*</w:t>
        </w:r>
      </w:ins>
      <w:ins w:id="386" w:author="Aldrich Veluz" w:date="2016-11-23T11:05:00Z">
        <w:r w:rsidRPr="00EA6C48">
          <w:rPr>
            <w:b/>
            <w:rPrChange w:id="387" w:author="Aldrich Veluz" w:date="2016-11-23T11:13:00Z">
              <w:rPr/>
            </w:rPrChange>
          </w:rPr>
          <w:t>Status</w:t>
        </w:r>
      </w:ins>
      <w:ins w:id="388" w:author="Aldrich Veluz" w:date="2016-11-23T11:12:00Z">
        <w:r w:rsidRPr="00EA6C48">
          <w:rPr>
            <w:b/>
            <w:rPrChange w:id="389" w:author="Aldrich Veluz" w:date="2016-11-23T11:13:00Z">
              <w:rPr/>
            </w:rPrChange>
          </w:rPr>
          <w:t>:</w:t>
        </w:r>
        <w:r>
          <w:t xml:space="preserve"> Indicates the status of the defect</w:t>
        </w:r>
      </w:ins>
    </w:p>
    <w:p w14:paraId="28EC6634" w14:textId="577E3281" w:rsidR="008B7ED8" w:rsidRDefault="00EA6C48" w:rsidP="002639F4">
      <w:pPr>
        <w:pStyle w:val="ListParagraph"/>
        <w:numPr>
          <w:ilvl w:val="0"/>
          <w:numId w:val="22"/>
        </w:numPr>
        <w:rPr>
          <w:ins w:id="390" w:author="Aldrich Veluz" w:date="2016-11-23T11:05:00Z"/>
        </w:rPr>
      </w:pPr>
      <w:ins w:id="391" w:author="Aldrich Veluz" w:date="2016-11-23T11:14:00Z">
        <w:r w:rsidRPr="00EA6C48">
          <w:rPr>
            <w:b/>
            <w:rPrChange w:id="392" w:author="Aldrich Veluz" w:date="2016-11-23T11:14:00Z">
              <w:rPr/>
            </w:rPrChange>
          </w:rPr>
          <w:t>*</w:t>
        </w:r>
      </w:ins>
      <w:ins w:id="393" w:author="Aldrich Veluz" w:date="2016-11-23T11:05:00Z">
        <w:r w:rsidR="008B7ED8" w:rsidRPr="00EA6C48">
          <w:rPr>
            <w:b/>
            <w:rPrChange w:id="394" w:author="Aldrich Veluz" w:date="2016-11-23T11:14:00Z">
              <w:rPr/>
            </w:rPrChange>
          </w:rPr>
          <w:t>Created Date</w:t>
        </w:r>
      </w:ins>
      <w:ins w:id="395" w:author="Aldrich Veluz" w:date="2016-11-23T11:14:00Z">
        <w:r w:rsidRPr="00EA6C48">
          <w:rPr>
            <w:b/>
            <w:rPrChange w:id="396" w:author="Aldrich Veluz" w:date="2016-11-23T11:14:00Z">
              <w:rPr/>
            </w:rPrChange>
          </w:rPr>
          <w:t>:</w:t>
        </w:r>
        <w:r>
          <w:t xml:space="preserve"> Date the defect was opened</w:t>
        </w:r>
      </w:ins>
    </w:p>
    <w:p w14:paraId="564CAD00" w14:textId="23E211A4" w:rsidR="008B7ED8" w:rsidRPr="002639F4" w:rsidRDefault="00EA6C48" w:rsidP="002639F4">
      <w:pPr>
        <w:pStyle w:val="ListParagraph"/>
        <w:numPr>
          <w:ilvl w:val="0"/>
          <w:numId w:val="22"/>
        </w:numPr>
        <w:rPr>
          <w:ins w:id="397" w:author="Aldrich Veluz" w:date="2016-11-23T11:01:00Z"/>
          <w:rPrChange w:id="398" w:author="Aldrich Veluz" w:date="2016-11-23T11:01:00Z">
            <w:rPr>
              <w:ins w:id="399" w:author="Aldrich Veluz" w:date="2016-11-23T11:01:00Z"/>
              <w:b/>
            </w:rPr>
          </w:rPrChange>
        </w:rPr>
      </w:pPr>
      <w:ins w:id="400" w:author="Aldrich Veluz" w:date="2016-11-23T11:14:00Z">
        <w:r w:rsidRPr="00EA6C48">
          <w:rPr>
            <w:b/>
            <w:rPrChange w:id="401" w:author="Aldrich Veluz" w:date="2016-11-23T11:14:00Z">
              <w:rPr/>
            </w:rPrChange>
          </w:rPr>
          <w:t>*</w:t>
        </w:r>
      </w:ins>
      <w:ins w:id="402" w:author="Aldrich Veluz" w:date="2016-11-23T11:05:00Z">
        <w:r w:rsidR="008B7ED8" w:rsidRPr="00EA6C48">
          <w:rPr>
            <w:b/>
            <w:rPrChange w:id="403" w:author="Aldrich Veluz" w:date="2016-11-23T11:14:00Z">
              <w:rPr/>
            </w:rPrChange>
          </w:rPr>
          <w:t>Closed Date</w:t>
        </w:r>
      </w:ins>
      <w:ins w:id="404" w:author="Aldrich Veluz" w:date="2016-11-23T11:14:00Z">
        <w:r w:rsidRPr="00EA6C48">
          <w:rPr>
            <w:b/>
            <w:rPrChange w:id="405" w:author="Aldrich Veluz" w:date="2016-11-23T11:14:00Z">
              <w:rPr/>
            </w:rPrChange>
          </w:rPr>
          <w:t>:</w:t>
        </w:r>
        <w:r>
          <w:t xml:space="preserve"> Date the defect was closed</w:t>
        </w:r>
      </w:ins>
    </w:p>
    <w:p w14:paraId="11F72AB1" w14:textId="7C4AC978" w:rsidR="002639F4" w:rsidRPr="00EA6C48" w:rsidRDefault="00EA6C48" w:rsidP="00EA6C48">
      <w:pPr>
        <w:rPr>
          <w:b/>
          <w:sz w:val="24"/>
        </w:rPr>
      </w:pPr>
      <w:r w:rsidRPr="0041347C" w:rsidDel="00F80A41">
        <w:t xml:space="preserve"> </w:t>
      </w:r>
      <w:bookmarkEnd w:id="326"/>
    </w:p>
    <w:sectPr w:rsidR="002639F4" w:rsidRPr="00EA6C4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Aldrich Veluz" w:date="2016-11-23T09:40:00Z" w:initials="AV">
    <w:p w14:paraId="3F8A34EB" w14:textId="77777777" w:rsidR="002639F4" w:rsidRDefault="002639F4">
      <w:pPr>
        <w:pStyle w:val="CommentText"/>
      </w:pPr>
      <w:r>
        <w:rPr>
          <w:rStyle w:val="CommentReference"/>
        </w:rPr>
        <w:annotationRef/>
      </w:r>
      <w:r>
        <w:t>I was thinking of adding the Requirement ID that they are using so that in some of the views, we use their Requirement ID instead of the Name.  You also referenced the Requirement ID in the later sections so adding this here makes sense.</w:t>
      </w:r>
    </w:p>
  </w:comment>
  <w:comment w:id="10" w:author="Aldrich Veluz" w:date="2016-11-23T09:42:00Z" w:initials="AV">
    <w:p w14:paraId="341CE8FF" w14:textId="77777777" w:rsidR="002639F4" w:rsidRDefault="002639F4">
      <w:pPr>
        <w:pStyle w:val="CommentText"/>
      </w:pPr>
      <w:r>
        <w:rPr>
          <w:rStyle w:val="CommentReference"/>
        </w:rPr>
        <w:annotationRef/>
      </w:r>
      <w:r>
        <w:t>I removed Business Area because I was not sure all projects have the same structure. Business Areas can be the higher level of the application and it can also mean modules in an application.  Example: TMG has multiple products so the Business Area would be the bigger umbrella.  Insurity has 1 big product – Policy Decisions – and have multiple areas in it (Property, GL, Workers Comp, Rating, Forms).  We may want to standardize what we want here just to be clear.</w:t>
      </w:r>
    </w:p>
  </w:comment>
  <w:comment w:id="14" w:author="Aldrich Veluz" w:date="2016-11-23T10:00:00Z" w:initials="AV">
    <w:p w14:paraId="54235F5E" w14:textId="77777777" w:rsidR="002639F4" w:rsidRDefault="002639F4">
      <w:pPr>
        <w:pStyle w:val="CommentText"/>
      </w:pPr>
      <w:r>
        <w:rPr>
          <w:rStyle w:val="CommentReference"/>
        </w:rPr>
        <w:annotationRef/>
      </w:r>
      <w:r>
        <w:t>I added the Requirement Type because this forces teams to consider the requirements other than the obvious ones.  I also see the value of tracking how many Requirement Types other than Functional are our QA teams testing and would show people that we are not simply the traditional QA group.</w:t>
      </w:r>
    </w:p>
  </w:comment>
  <w:comment w:id="20" w:author="Aldrich Veluz" w:date="2016-11-23T09:45:00Z" w:initials="AV">
    <w:p w14:paraId="6C0E8618" w14:textId="77777777" w:rsidR="002639F4" w:rsidRDefault="002639F4">
      <w:pPr>
        <w:pStyle w:val="CommentText"/>
      </w:pPr>
      <w:r>
        <w:rPr>
          <w:rStyle w:val="CommentReference"/>
        </w:rPr>
        <w:annotationRef/>
      </w:r>
      <w:r>
        <w:t>Instead of having SIT, UAT, Parallel and Regression defined, can we consider having a field – “Test Phase”?  It will basically have 2 fields - Test Phase and Test Status.  We will end up with more rows instead of columns but this gives us an easier way of adding a Test Phase in the future when needed.  We may end up having a System Test separate from SIT.</w:t>
      </w:r>
    </w:p>
    <w:p w14:paraId="043B249C" w14:textId="77777777" w:rsidR="002639F4" w:rsidRDefault="002639F4">
      <w:pPr>
        <w:pStyle w:val="CommentText"/>
      </w:pPr>
    </w:p>
    <w:p w14:paraId="6BF818B6" w14:textId="77777777" w:rsidR="002639F4" w:rsidRDefault="002639F4">
      <w:pPr>
        <w:pStyle w:val="CommentText"/>
      </w:pPr>
      <w:r>
        <w:t>The sign-off can also be from the Test Case Plan and Execution section and we can combine those using the Requirement ID to determine if the requirement has been signed-off.</w:t>
      </w:r>
    </w:p>
  </w:comment>
  <w:comment w:id="88" w:author="Aldrich Veluz" w:date="2016-11-23T09:51:00Z" w:initials="AV">
    <w:p w14:paraId="27D8E61F" w14:textId="77777777" w:rsidR="002639F4" w:rsidRDefault="002639F4">
      <w:pPr>
        <w:pStyle w:val="CommentText"/>
      </w:pPr>
      <w:r>
        <w:rPr>
          <w:rStyle w:val="CommentReference"/>
        </w:rPr>
        <w:annotationRef/>
      </w:r>
      <w:r>
        <w:t xml:space="preserve">I agree with tracking the Requirement and Development Planned and Actual dates here but not sure if we want to track the Testing Planned and Actual dates here.  </w:t>
      </w:r>
    </w:p>
    <w:p w14:paraId="4700EB3C" w14:textId="77777777" w:rsidR="002639F4" w:rsidRDefault="002639F4">
      <w:pPr>
        <w:pStyle w:val="CommentText"/>
      </w:pPr>
    </w:p>
    <w:p w14:paraId="094D2A93" w14:textId="77777777" w:rsidR="002639F4" w:rsidRDefault="002639F4">
      <w:pPr>
        <w:pStyle w:val="CommentText"/>
      </w:pPr>
      <w:r>
        <w:t>The Testing Planned and Actual dates can be extrapolated from the Test Case Plan and Execution and I am inclined to rely on the dates there.</w:t>
      </w:r>
    </w:p>
  </w:comment>
  <w:comment w:id="108" w:author="Aldrich Veluz" w:date="2016-11-23T10:03:00Z" w:initials="AV">
    <w:p w14:paraId="706711B5" w14:textId="77777777" w:rsidR="002639F4" w:rsidRDefault="002639F4">
      <w:pPr>
        <w:pStyle w:val="CommentText"/>
      </w:pPr>
      <w:r>
        <w:rPr>
          <w:rStyle w:val="CommentReference"/>
        </w:rPr>
        <w:annotationRef/>
      </w:r>
      <w:r>
        <w:t>I think we need to also track the date it was rejected and also the reason.  I am thinking that it would be good to see the trend on what requirements are getting rejected which we can then present to the BA and QA groups as things to watch out for.  I am ok with doing this on Phase 2 as well but I wanted to point out that we may want to include this in Phase 1.</w:t>
      </w:r>
    </w:p>
    <w:p w14:paraId="3D1F3175" w14:textId="77777777" w:rsidR="002639F4" w:rsidRDefault="002639F4">
      <w:pPr>
        <w:pStyle w:val="CommentText"/>
      </w:pPr>
    </w:p>
    <w:p w14:paraId="70B93423" w14:textId="77777777" w:rsidR="002639F4" w:rsidRDefault="002639F4">
      <w:pPr>
        <w:pStyle w:val="CommentText"/>
      </w:pPr>
      <w:r>
        <w:t>Also, I was thinking about having requirements “Deleted” and “Rejected”.  I am still thinking if there is a need to separate them or not.  Deleted would be those that do not need approval and were just added by mistake in the report.</w:t>
      </w:r>
    </w:p>
  </w:comment>
  <w:comment w:id="116" w:author="Aldrich Veluz" w:date="2016-11-23T10:08:00Z" w:initials="AV">
    <w:p w14:paraId="3776789B" w14:textId="77777777" w:rsidR="002639F4" w:rsidRDefault="002639F4">
      <w:pPr>
        <w:pStyle w:val="CommentText"/>
      </w:pPr>
      <w:r>
        <w:rPr>
          <w:rStyle w:val="CommentReference"/>
        </w:rPr>
        <w:annotationRef/>
      </w:r>
      <w:r>
        <w:t>I am thinking of putting the Requirement ID on the Test Case Plan so we don’t need this.  We can extrapolate the information to look like a matrix.</w:t>
      </w:r>
    </w:p>
  </w:comment>
  <w:comment w:id="158" w:author="Aldrich Veluz" w:date="2016-11-23T10:21:00Z" w:initials="AV">
    <w:p w14:paraId="2B712A1F" w14:textId="77777777" w:rsidR="002639F4" w:rsidRDefault="002639F4">
      <w:pPr>
        <w:pStyle w:val="CommentText"/>
      </w:pPr>
      <w:r>
        <w:rPr>
          <w:rStyle w:val="CommentReference"/>
        </w:rPr>
        <w:annotationRef/>
      </w:r>
      <w:r>
        <w:t>Similar to my comments on the Business Area in the requirements section.  Also, if we are to add the Business Area, I think it would be on the Requirements and we just extrapolate it to the Test Case using the Requirement ID.</w:t>
      </w:r>
    </w:p>
  </w:comment>
  <w:comment w:id="160" w:author="Aldrich Veluz" w:date="2016-11-23T10:23:00Z" w:initials="AV">
    <w:p w14:paraId="2F69B50A" w14:textId="77777777" w:rsidR="002639F4" w:rsidRDefault="002639F4">
      <w:pPr>
        <w:pStyle w:val="CommentText"/>
      </w:pPr>
      <w:r>
        <w:rPr>
          <w:rStyle w:val="CommentReference"/>
        </w:rPr>
        <w:annotationRef/>
      </w:r>
      <w:r>
        <w:t>Depending if the test will be a functional, non-functional, performance, etc., this would vary.  I think this is a level we would want to go to on Phase 1.  Also, I have not seen any RCG QA project that tracked this.  We did not track this at TMG as well.</w:t>
      </w:r>
    </w:p>
  </w:comment>
  <w:comment w:id="167" w:author="Aldrich Veluz" w:date="2016-11-23T10:31:00Z" w:initials="AV">
    <w:p w14:paraId="055308F1" w14:textId="77777777" w:rsidR="002639F4" w:rsidRDefault="002639F4">
      <w:pPr>
        <w:pStyle w:val="CommentText"/>
      </w:pPr>
      <w:r>
        <w:rPr>
          <w:rStyle w:val="CommentReference"/>
        </w:rPr>
        <w:annotationRef/>
      </w:r>
      <w:r>
        <w:t>Since we will be collecting this from existing projects as well, I think this will apply more for the new projects.  Also, we need to identify what Baseline means.  The numbers during SOW do not really have test cases behind it and even if it did, it rarely becomes the correct number just because we do not know what we do not know during the SOW phase.</w:t>
      </w:r>
    </w:p>
  </w:comment>
  <w:comment w:id="170" w:author="Aldrich Veluz" w:date="2016-11-23T10:35:00Z" w:initials="AV">
    <w:p w14:paraId="5D8AC3E4" w14:textId="77777777" w:rsidR="002639F4" w:rsidRDefault="002639F4">
      <w:pPr>
        <w:pStyle w:val="CommentText"/>
      </w:pPr>
      <w:r>
        <w:rPr>
          <w:rStyle w:val="CommentReference"/>
        </w:rPr>
        <w:annotationRef/>
      </w:r>
      <w:r>
        <w:t>If it was not part of the original, it would not be in the baseline so I don’t think we need this field.  I am still on the fence on what is original as I’ve mentioned in my other comment above.</w:t>
      </w:r>
    </w:p>
  </w:comment>
  <w:comment w:id="179" w:author="Aldrich Veluz" w:date="2016-11-23T10:37:00Z" w:initials="AV">
    <w:p w14:paraId="2F89E077" w14:textId="77777777" w:rsidR="002639F4" w:rsidRDefault="002639F4">
      <w:pPr>
        <w:pStyle w:val="CommentText"/>
      </w:pPr>
      <w:r>
        <w:rPr>
          <w:rStyle w:val="CommentReference"/>
        </w:rPr>
        <w:annotationRef/>
      </w:r>
      <w:r>
        <w:t>For Phase 1, I think we would want to collect when a test case is added or deleted.  I see this as a having a value when the baseline is established but defining the baseline will really depend on the project which is why I think this is more a later phase in my opinion.</w:t>
      </w:r>
    </w:p>
  </w:comment>
  <w:comment w:id="182" w:author="Aldrich Veluz" w:date="2016-11-23T10:40:00Z" w:initials="AV">
    <w:p w14:paraId="5774F884" w14:textId="77777777" w:rsidR="002639F4" w:rsidRDefault="002639F4">
      <w:pPr>
        <w:pStyle w:val="CommentText"/>
      </w:pPr>
      <w:r>
        <w:rPr>
          <w:rStyle w:val="CommentReference"/>
        </w:rPr>
        <w:annotationRef/>
      </w:r>
      <w:r>
        <w:t>We can use the Deleted Date to determine if it was deleted or not.</w:t>
      </w:r>
    </w:p>
  </w:comment>
  <w:comment w:id="190" w:author="Aldrich Veluz" w:date="2016-11-23T10:41:00Z" w:initials="AV">
    <w:p w14:paraId="3D6EBE23" w14:textId="77777777" w:rsidR="002639F4" w:rsidRDefault="002639F4">
      <w:pPr>
        <w:pStyle w:val="CommentText"/>
      </w:pPr>
      <w:r>
        <w:rPr>
          <w:rStyle w:val="CommentReference"/>
        </w:rPr>
        <w:annotationRef/>
      </w:r>
      <w:r>
        <w:t>For Phase 1, similar to my comments in Added Reason.  This will have a value on baselines but we need to define the baseline first across the projects.  I am not sure we have the time to do the Dashboard and also doing a QA project audit at the same time.</w:t>
      </w:r>
    </w:p>
  </w:comment>
  <w:comment w:id="200" w:author="Aldrich Veluz" w:date="2016-11-23T10:52:00Z" w:initials="AV">
    <w:p w14:paraId="5C812AEA" w14:textId="77777777" w:rsidR="002639F4" w:rsidRDefault="002639F4">
      <w:pPr>
        <w:pStyle w:val="CommentText"/>
      </w:pPr>
      <w:r>
        <w:rPr>
          <w:rStyle w:val="CommentReference"/>
        </w:rPr>
        <w:annotationRef/>
      </w:r>
      <w:r>
        <w:t>Adding a field for this on the Execution area below</w:t>
      </w:r>
    </w:p>
  </w:comment>
  <w:comment w:id="214" w:author="Aldrich Veluz" w:date="2016-11-23T10:43:00Z" w:initials="AV">
    <w:p w14:paraId="625849EB" w14:textId="77777777" w:rsidR="002639F4" w:rsidRDefault="002639F4">
      <w:pPr>
        <w:pStyle w:val="CommentText"/>
      </w:pPr>
      <w:r>
        <w:rPr>
          <w:rStyle w:val="CommentReference"/>
        </w:rPr>
        <w:annotationRef/>
      </w:r>
      <w:r>
        <w:t>I agree that this has value but I do not think this should be in Phase 1.  This is because we have existing projects out there and having them collect this data MAY be difficult.  I am thinking of keeping it very simple for Phase 1.</w:t>
      </w:r>
    </w:p>
  </w:comment>
  <w:comment w:id="234" w:author="Aldrich Veluz" w:date="2016-11-23T10:49:00Z" w:initials="AV">
    <w:p w14:paraId="7018A053" w14:textId="77777777" w:rsidR="002639F4" w:rsidRDefault="002639F4">
      <w:pPr>
        <w:pStyle w:val="CommentText"/>
      </w:pPr>
      <w:r>
        <w:rPr>
          <w:rStyle w:val="CommentReference"/>
        </w:rPr>
        <w:annotationRef/>
      </w:r>
      <w:r>
        <w:t xml:space="preserve">I am not sure why we need this level.  </w:t>
      </w:r>
    </w:p>
  </w:comment>
  <w:comment w:id="327" w:author="Aldrich Veluz" w:date="2016-11-23T11:15:00Z" w:initials="AV">
    <w:p w14:paraId="0F981660" w14:textId="01645372" w:rsidR="00EA6C48" w:rsidRDefault="00EA6C48">
      <w:pPr>
        <w:pStyle w:val="CommentText"/>
      </w:pPr>
      <w:r>
        <w:rPr>
          <w:rStyle w:val="CommentReference"/>
        </w:rPr>
        <w:annotationRef/>
      </w:r>
      <w:r>
        <w:t>I added the Defects area and kept it simple.  Clients use different technologies so they call them differently, we will need to simply create a look-up table to define them across projects.</w:t>
      </w:r>
      <w:bookmarkStart w:id="330" w:name="_GoBack"/>
      <w:bookmarkEnd w:id="330"/>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F8A34EB" w15:done="0"/>
  <w15:commentEx w15:paraId="341CE8FF" w15:done="0"/>
  <w15:commentEx w15:paraId="54235F5E" w15:done="0"/>
  <w15:commentEx w15:paraId="6BF818B6" w15:done="0"/>
  <w15:commentEx w15:paraId="094D2A93" w15:done="0"/>
  <w15:commentEx w15:paraId="70B93423" w15:done="0"/>
  <w15:commentEx w15:paraId="3776789B" w15:done="0"/>
  <w15:commentEx w15:paraId="2B712A1F" w15:done="0"/>
  <w15:commentEx w15:paraId="2F69B50A" w15:done="0"/>
  <w15:commentEx w15:paraId="055308F1" w15:done="0"/>
  <w15:commentEx w15:paraId="5D8AC3E4" w15:done="0"/>
  <w15:commentEx w15:paraId="2F89E077" w15:done="0"/>
  <w15:commentEx w15:paraId="5774F884" w15:done="0"/>
  <w15:commentEx w15:paraId="3D6EBE23" w15:done="0"/>
  <w15:commentEx w15:paraId="5C812AEA" w15:done="0"/>
  <w15:commentEx w15:paraId="625849EB" w15:done="0"/>
  <w15:commentEx w15:paraId="7018A053" w15:done="0"/>
  <w15:commentEx w15:paraId="0F98166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77991C" w14:textId="77777777" w:rsidR="001C4D38" w:rsidRDefault="001C4D38" w:rsidP="00C94436">
      <w:r>
        <w:separator/>
      </w:r>
    </w:p>
  </w:endnote>
  <w:endnote w:type="continuationSeparator" w:id="0">
    <w:p w14:paraId="73A2D6A4" w14:textId="77777777" w:rsidR="001C4D38" w:rsidRDefault="001C4D38" w:rsidP="00C94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0E53E7" w14:textId="77777777" w:rsidR="001C4D38" w:rsidRDefault="001C4D38" w:rsidP="00C94436">
      <w:r>
        <w:separator/>
      </w:r>
    </w:p>
  </w:footnote>
  <w:footnote w:type="continuationSeparator" w:id="0">
    <w:p w14:paraId="65994F35" w14:textId="77777777" w:rsidR="001C4D38" w:rsidRDefault="001C4D38" w:rsidP="00C944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86E08"/>
    <w:multiLevelType w:val="hybridMultilevel"/>
    <w:tmpl w:val="D41E01B6"/>
    <w:lvl w:ilvl="0" w:tplc="EBF6009A">
      <w:start w:val="1"/>
      <w:numFmt w:val="decimal"/>
      <w:lvlText w:val="%1."/>
      <w:lvlJc w:val="left"/>
      <w:pPr>
        <w:tabs>
          <w:tab w:val="num" w:pos="720"/>
        </w:tabs>
        <w:ind w:left="720" w:hanging="360"/>
      </w:pPr>
    </w:lvl>
    <w:lvl w:ilvl="1" w:tplc="8D603A5E" w:tentative="1">
      <w:start w:val="1"/>
      <w:numFmt w:val="decimal"/>
      <w:lvlText w:val="%2."/>
      <w:lvlJc w:val="left"/>
      <w:pPr>
        <w:tabs>
          <w:tab w:val="num" w:pos="1440"/>
        </w:tabs>
        <w:ind w:left="1440" w:hanging="360"/>
      </w:pPr>
    </w:lvl>
    <w:lvl w:ilvl="2" w:tplc="B576F906" w:tentative="1">
      <w:start w:val="1"/>
      <w:numFmt w:val="decimal"/>
      <w:lvlText w:val="%3."/>
      <w:lvlJc w:val="left"/>
      <w:pPr>
        <w:tabs>
          <w:tab w:val="num" w:pos="2160"/>
        </w:tabs>
        <w:ind w:left="2160" w:hanging="360"/>
      </w:pPr>
    </w:lvl>
    <w:lvl w:ilvl="3" w:tplc="145EB548" w:tentative="1">
      <w:start w:val="1"/>
      <w:numFmt w:val="decimal"/>
      <w:lvlText w:val="%4."/>
      <w:lvlJc w:val="left"/>
      <w:pPr>
        <w:tabs>
          <w:tab w:val="num" w:pos="2880"/>
        </w:tabs>
        <w:ind w:left="2880" w:hanging="360"/>
      </w:pPr>
    </w:lvl>
    <w:lvl w:ilvl="4" w:tplc="25580870" w:tentative="1">
      <w:start w:val="1"/>
      <w:numFmt w:val="decimal"/>
      <w:lvlText w:val="%5."/>
      <w:lvlJc w:val="left"/>
      <w:pPr>
        <w:tabs>
          <w:tab w:val="num" w:pos="3600"/>
        </w:tabs>
        <w:ind w:left="3600" w:hanging="360"/>
      </w:pPr>
    </w:lvl>
    <w:lvl w:ilvl="5" w:tplc="2BEEB890" w:tentative="1">
      <w:start w:val="1"/>
      <w:numFmt w:val="decimal"/>
      <w:lvlText w:val="%6."/>
      <w:lvlJc w:val="left"/>
      <w:pPr>
        <w:tabs>
          <w:tab w:val="num" w:pos="4320"/>
        </w:tabs>
        <w:ind w:left="4320" w:hanging="360"/>
      </w:pPr>
    </w:lvl>
    <w:lvl w:ilvl="6" w:tplc="FA66D912" w:tentative="1">
      <w:start w:val="1"/>
      <w:numFmt w:val="decimal"/>
      <w:lvlText w:val="%7."/>
      <w:lvlJc w:val="left"/>
      <w:pPr>
        <w:tabs>
          <w:tab w:val="num" w:pos="5040"/>
        </w:tabs>
        <w:ind w:left="5040" w:hanging="360"/>
      </w:pPr>
    </w:lvl>
    <w:lvl w:ilvl="7" w:tplc="0BFACF3C" w:tentative="1">
      <w:start w:val="1"/>
      <w:numFmt w:val="decimal"/>
      <w:lvlText w:val="%8."/>
      <w:lvlJc w:val="left"/>
      <w:pPr>
        <w:tabs>
          <w:tab w:val="num" w:pos="5760"/>
        </w:tabs>
        <w:ind w:left="5760" w:hanging="360"/>
      </w:pPr>
    </w:lvl>
    <w:lvl w:ilvl="8" w:tplc="DB04BE96" w:tentative="1">
      <w:start w:val="1"/>
      <w:numFmt w:val="decimal"/>
      <w:lvlText w:val="%9."/>
      <w:lvlJc w:val="left"/>
      <w:pPr>
        <w:tabs>
          <w:tab w:val="num" w:pos="6480"/>
        </w:tabs>
        <w:ind w:left="6480" w:hanging="360"/>
      </w:pPr>
    </w:lvl>
  </w:abstractNum>
  <w:abstractNum w:abstractNumId="1" w15:restartNumberingAfterBreak="0">
    <w:nsid w:val="05FD685D"/>
    <w:multiLevelType w:val="hybridMultilevel"/>
    <w:tmpl w:val="30823A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61211F0"/>
    <w:multiLevelType w:val="hybridMultilevel"/>
    <w:tmpl w:val="9F0E65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137CF0"/>
    <w:multiLevelType w:val="hybridMultilevel"/>
    <w:tmpl w:val="C6600C98"/>
    <w:lvl w:ilvl="0" w:tplc="5E3A7140">
      <w:start w:val="1"/>
      <w:numFmt w:val="decimal"/>
      <w:lvlText w:val="%1."/>
      <w:lvlJc w:val="left"/>
      <w:pPr>
        <w:tabs>
          <w:tab w:val="num" w:pos="720"/>
        </w:tabs>
        <w:ind w:left="720" w:hanging="360"/>
      </w:pPr>
    </w:lvl>
    <w:lvl w:ilvl="1" w:tplc="056C7AEA" w:tentative="1">
      <w:start w:val="1"/>
      <w:numFmt w:val="decimal"/>
      <w:lvlText w:val="%2."/>
      <w:lvlJc w:val="left"/>
      <w:pPr>
        <w:tabs>
          <w:tab w:val="num" w:pos="1440"/>
        </w:tabs>
        <w:ind w:left="1440" w:hanging="360"/>
      </w:pPr>
    </w:lvl>
    <w:lvl w:ilvl="2" w:tplc="C1FEA8E4" w:tentative="1">
      <w:start w:val="1"/>
      <w:numFmt w:val="decimal"/>
      <w:lvlText w:val="%3."/>
      <w:lvlJc w:val="left"/>
      <w:pPr>
        <w:tabs>
          <w:tab w:val="num" w:pos="2160"/>
        </w:tabs>
        <w:ind w:left="2160" w:hanging="360"/>
      </w:pPr>
    </w:lvl>
    <w:lvl w:ilvl="3" w:tplc="E6002560" w:tentative="1">
      <w:start w:val="1"/>
      <w:numFmt w:val="decimal"/>
      <w:lvlText w:val="%4."/>
      <w:lvlJc w:val="left"/>
      <w:pPr>
        <w:tabs>
          <w:tab w:val="num" w:pos="2880"/>
        </w:tabs>
        <w:ind w:left="2880" w:hanging="360"/>
      </w:pPr>
    </w:lvl>
    <w:lvl w:ilvl="4" w:tplc="2DB26746" w:tentative="1">
      <w:start w:val="1"/>
      <w:numFmt w:val="decimal"/>
      <w:lvlText w:val="%5."/>
      <w:lvlJc w:val="left"/>
      <w:pPr>
        <w:tabs>
          <w:tab w:val="num" w:pos="3600"/>
        </w:tabs>
        <w:ind w:left="3600" w:hanging="360"/>
      </w:pPr>
    </w:lvl>
    <w:lvl w:ilvl="5" w:tplc="88AA53E2" w:tentative="1">
      <w:start w:val="1"/>
      <w:numFmt w:val="decimal"/>
      <w:lvlText w:val="%6."/>
      <w:lvlJc w:val="left"/>
      <w:pPr>
        <w:tabs>
          <w:tab w:val="num" w:pos="4320"/>
        </w:tabs>
        <w:ind w:left="4320" w:hanging="360"/>
      </w:pPr>
    </w:lvl>
    <w:lvl w:ilvl="6" w:tplc="574C5DAA" w:tentative="1">
      <w:start w:val="1"/>
      <w:numFmt w:val="decimal"/>
      <w:lvlText w:val="%7."/>
      <w:lvlJc w:val="left"/>
      <w:pPr>
        <w:tabs>
          <w:tab w:val="num" w:pos="5040"/>
        </w:tabs>
        <w:ind w:left="5040" w:hanging="360"/>
      </w:pPr>
    </w:lvl>
    <w:lvl w:ilvl="7" w:tplc="A02AFC5A" w:tentative="1">
      <w:start w:val="1"/>
      <w:numFmt w:val="decimal"/>
      <w:lvlText w:val="%8."/>
      <w:lvlJc w:val="left"/>
      <w:pPr>
        <w:tabs>
          <w:tab w:val="num" w:pos="5760"/>
        </w:tabs>
        <w:ind w:left="5760" w:hanging="360"/>
      </w:pPr>
    </w:lvl>
    <w:lvl w:ilvl="8" w:tplc="A516E7A4" w:tentative="1">
      <w:start w:val="1"/>
      <w:numFmt w:val="decimal"/>
      <w:lvlText w:val="%9."/>
      <w:lvlJc w:val="left"/>
      <w:pPr>
        <w:tabs>
          <w:tab w:val="num" w:pos="6480"/>
        </w:tabs>
        <w:ind w:left="6480" w:hanging="360"/>
      </w:pPr>
    </w:lvl>
  </w:abstractNum>
  <w:abstractNum w:abstractNumId="4" w15:restartNumberingAfterBreak="0">
    <w:nsid w:val="14246346"/>
    <w:multiLevelType w:val="hybridMultilevel"/>
    <w:tmpl w:val="89608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C713B7"/>
    <w:multiLevelType w:val="hybridMultilevel"/>
    <w:tmpl w:val="F95E326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A0321EA"/>
    <w:multiLevelType w:val="hybridMultilevel"/>
    <w:tmpl w:val="AA865CD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E9C1094"/>
    <w:multiLevelType w:val="hybridMultilevel"/>
    <w:tmpl w:val="689CB9D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4BD1384"/>
    <w:multiLevelType w:val="hybridMultilevel"/>
    <w:tmpl w:val="89608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ED3AAD"/>
    <w:multiLevelType w:val="hybridMultilevel"/>
    <w:tmpl w:val="5E484DD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D256F08"/>
    <w:multiLevelType w:val="hybridMultilevel"/>
    <w:tmpl w:val="40DCA7B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D7035F4"/>
    <w:multiLevelType w:val="hybridMultilevel"/>
    <w:tmpl w:val="1C9A9C5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F6D6FB5"/>
    <w:multiLevelType w:val="hybridMultilevel"/>
    <w:tmpl w:val="89608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5F346F"/>
    <w:multiLevelType w:val="hybridMultilevel"/>
    <w:tmpl w:val="ADA63C4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51E5063"/>
    <w:multiLevelType w:val="hybridMultilevel"/>
    <w:tmpl w:val="57A23492"/>
    <w:lvl w:ilvl="0" w:tplc="46F6CB36">
      <w:start w:val="1"/>
      <w:numFmt w:val="decimal"/>
      <w:lvlText w:val="%1."/>
      <w:lvlJc w:val="left"/>
      <w:pPr>
        <w:tabs>
          <w:tab w:val="num" w:pos="720"/>
        </w:tabs>
        <w:ind w:left="720" w:hanging="360"/>
      </w:pPr>
    </w:lvl>
    <w:lvl w:ilvl="1" w:tplc="8CC865D4" w:tentative="1">
      <w:start w:val="1"/>
      <w:numFmt w:val="decimal"/>
      <w:lvlText w:val="%2."/>
      <w:lvlJc w:val="left"/>
      <w:pPr>
        <w:tabs>
          <w:tab w:val="num" w:pos="1440"/>
        </w:tabs>
        <w:ind w:left="1440" w:hanging="360"/>
      </w:pPr>
    </w:lvl>
    <w:lvl w:ilvl="2" w:tplc="0FC420C2" w:tentative="1">
      <w:start w:val="1"/>
      <w:numFmt w:val="decimal"/>
      <w:lvlText w:val="%3."/>
      <w:lvlJc w:val="left"/>
      <w:pPr>
        <w:tabs>
          <w:tab w:val="num" w:pos="2160"/>
        </w:tabs>
        <w:ind w:left="2160" w:hanging="360"/>
      </w:pPr>
    </w:lvl>
    <w:lvl w:ilvl="3" w:tplc="34B6B930" w:tentative="1">
      <w:start w:val="1"/>
      <w:numFmt w:val="decimal"/>
      <w:lvlText w:val="%4."/>
      <w:lvlJc w:val="left"/>
      <w:pPr>
        <w:tabs>
          <w:tab w:val="num" w:pos="2880"/>
        </w:tabs>
        <w:ind w:left="2880" w:hanging="360"/>
      </w:pPr>
    </w:lvl>
    <w:lvl w:ilvl="4" w:tplc="127457FE" w:tentative="1">
      <w:start w:val="1"/>
      <w:numFmt w:val="decimal"/>
      <w:lvlText w:val="%5."/>
      <w:lvlJc w:val="left"/>
      <w:pPr>
        <w:tabs>
          <w:tab w:val="num" w:pos="3600"/>
        </w:tabs>
        <w:ind w:left="3600" w:hanging="360"/>
      </w:pPr>
    </w:lvl>
    <w:lvl w:ilvl="5" w:tplc="0464AE48" w:tentative="1">
      <w:start w:val="1"/>
      <w:numFmt w:val="decimal"/>
      <w:lvlText w:val="%6."/>
      <w:lvlJc w:val="left"/>
      <w:pPr>
        <w:tabs>
          <w:tab w:val="num" w:pos="4320"/>
        </w:tabs>
        <w:ind w:left="4320" w:hanging="360"/>
      </w:pPr>
    </w:lvl>
    <w:lvl w:ilvl="6" w:tplc="71BA4AEE" w:tentative="1">
      <w:start w:val="1"/>
      <w:numFmt w:val="decimal"/>
      <w:lvlText w:val="%7."/>
      <w:lvlJc w:val="left"/>
      <w:pPr>
        <w:tabs>
          <w:tab w:val="num" w:pos="5040"/>
        </w:tabs>
        <w:ind w:left="5040" w:hanging="360"/>
      </w:pPr>
    </w:lvl>
    <w:lvl w:ilvl="7" w:tplc="EA80F928" w:tentative="1">
      <w:start w:val="1"/>
      <w:numFmt w:val="decimal"/>
      <w:lvlText w:val="%8."/>
      <w:lvlJc w:val="left"/>
      <w:pPr>
        <w:tabs>
          <w:tab w:val="num" w:pos="5760"/>
        </w:tabs>
        <w:ind w:left="5760" w:hanging="360"/>
      </w:pPr>
    </w:lvl>
    <w:lvl w:ilvl="8" w:tplc="3B9E6FE2" w:tentative="1">
      <w:start w:val="1"/>
      <w:numFmt w:val="decimal"/>
      <w:lvlText w:val="%9."/>
      <w:lvlJc w:val="left"/>
      <w:pPr>
        <w:tabs>
          <w:tab w:val="num" w:pos="6480"/>
        </w:tabs>
        <w:ind w:left="6480" w:hanging="360"/>
      </w:pPr>
    </w:lvl>
  </w:abstractNum>
  <w:abstractNum w:abstractNumId="15" w15:restartNumberingAfterBreak="0">
    <w:nsid w:val="49700A8E"/>
    <w:multiLevelType w:val="hybridMultilevel"/>
    <w:tmpl w:val="554C9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DD361D"/>
    <w:multiLevelType w:val="hybridMultilevel"/>
    <w:tmpl w:val="810AED2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D685C30"/>
    <w:multiLevelType w:val="hybridMultilevel"/>
    <w:tmpl w:val="B3C409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6606038"/>
    <w:multiLevelType w:val="hybridMultilevel"/>
    <w:tmpl w:val="E3D2A6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8D363E4"/>
    <w:multiLevelType w:val="hybridMultilevel"/>
    <w:tmpl w:val="C2282358"/>
    <w:lvl w:ilvl="0" w:tplc="3EBAEF08">
      <w:start w:val="1"/>
      <w:numFmt w:val="lowerLetter"/>
      <w:lvlText w:val="%1."/>
      <w:lvlJc w:val="left"/>
      <w:pPr>
        <w:tabs>
          <w:tab w:val="num" w:pos="720"/>
        </w:tabs>
        <w:ind w:left="720" w:hanging="360"/>
      </w:pPr>
    </w:lvl>
    <w:lvl w:ilvl="1" w:tplc="94365582">
      <w:start w:val="1"/>
      <w:numFmt w:val="lowerLetter"/>
      <w:lvlText w:val="%2."/>
      <w:lvlJc w:val="left"/>
      <w:pPr>
        <w:tabs>
          <w:tab w:val="num" w:pos="1440"/>
        </w:tabs>
        <w:ind w:left="1440" w:hanging="360"/>
      </w:pPr>
    </w:lvl>
    <w:lvl w:ilvl="2" w:tplc="AD42301E" w:tentative="1">
      <w:start w:val="1"/>
      <w:numFmt w:val="lowerLetter"/>
      <w:lvlText w:val="%3."/>
      <w:lvlJc w:val="left"/>
      <w:pPr>
        <w:tabs>
          <w:tab w:val="num" w:pos="2160"/>
        </w:tabs>
        <w:ind w:left="2160" w:hanging="360"/>
      </w:pPr>
    </w:lvl>
    <w:lvl w:ilvl="3" w:tplc="53B6BEE2" w:tentative="1">
      <w:start w:val="1"/>
      <w:numFmt w:val="lowerLetter"/>
      <w:lvlText w:val="%4."/>
      <w:lvlJc w:val="left"/>
      <w:pPr>
        <w:tabs>
          <w:tab w:val="num" w:pos="2880"/>
        </w:tabs>
        <w:ind w:left="2880" w:hanging="360"/>
      </w:pPr>
    </w:lvl>
    <w:lvl w:ilvl="4" w:tplc="5E707784" w:tentative="1">
      <w:start w:val="1"/>
      <w:numFmt w:val="lowerLetter"/>
      <w:lvlText w:val="%5."/>
      <w:lvlJc w:val="left"/>
      <w:pPr>
        <w:tabs>
          <w:tab w:val="num" w:pos="3600"/>
        </w:tabs>
        <w:ind w:left="3600" w:hanging="360"/>
      </w:pPr>
    </w:lvl>
    <w:lvl w:ilvl="5" w:tplc="9B884CC6" w:tentative="1">
      <w:start w:val="1"/>
      <w:numFmt w:val="lowerLetter"/>
      <w:lvlText w:val="%6."/>
      <w:lvlJc w:val="left"/>
      <w:pPr>
        <w:tabs>
          <w:tab w:val="num" w:pos="4320"/>
        </w:tabs>
        <w:ind w:left="4320" w:hanging="360"/>
      </w:pPr>
    </w:lvl>
    <w:lvl w:ilvl="6" w:tplc="DF2C3C66" w:tentative="1">
      <w:start w:val="1"/>
      <w:numFmt w:val="lowerLetter"/>
      <w:lvlText w:val="%7."/>
      <w:lvlJc w:val="left"/>
      <w:pPr>
        <w:tabs>
          <w:tab w:val="num" w:pos="5040"/>
        </w:tabs>
        <w:ind w:left="5040" w:hanging="360"/>
      </w:pPr>
    </w:lvl>
    <w:lvl w:ilvl="7" w:tplc="9B8CF590" w:tentative="1">
      <w:start w:val="1"/>
      <w:numFmt w:val="lowerLetter"/>
      <w:lvlText w:val="%8."/>
      <w:lvlJc w:val="left"/>
      <w:pPr>
        <w:tabs>
          <w:tab w:val="num" w:pos="5760"/>
        </w:tabs>
        <w:ind w:left="5760" w:hanging="360"/>
      </w:pPr>
    </w:lvl>
    <w:lvl w:ilvl="8" w:tplc="1640FCF8" w:tentative="1">
      <w:start w:val="1"/>
      <w:numFmt w:val="lowerLetter"/>
      <w:lvlText w:val="%9."/>
      <w:lvlJc w:val="left"/>
      <w:pPr>
        <w:tabs>
          <w:tab w:val="num" w:pos="6480"/>
        </w:tabs>
        <w:ind w:left="6480" w:hanging="360"/>
      </w:pPr>
    </w:lvl>
  </w:abstractNum>
  <w:abstractNum w:abstractNumId="20" w15:restartNumberingAfterBreak="0">
    <w:nsid w:val="645C613E"/>
    <w:multiLevelType w:val="hybridMultilevel"/>
    <w:tmpl w:val="926E31E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F846016"/>
    <w:multiLevelType w:val="hybridMultilevel"/>
    <w:tmpl w:val="00AAB0E2"/>
    <w:lvl w:ilvl="0" w:tplc="5BD8FCA0">
      <w:start w:val="1"/>
      <w:numFmt w:val="decimal"/>
      <w:lvlText w:val="%1."/>
      <w:lvlJc w:val="left"/>
      <w:pPr>
        <w:tabs>
          <w:tab w:val="num" w:pos="720"/>
        </w:tabs>
        <w:ind w:left="720" w:hanging="360"/>
      </w:pPr>
    </w:lvl>
    <w:lvl w:ilvl="1" w:tplc="184EB522" w:tentative="1">
      <w:start w:val="1"/>
      <w:numFmt w:val="decimal"/>
      <w:lvlText w:val="%2."/>
      <w:lvlJc w:val="left"/>
      <w:pPr>
        <w:tabs>
          <w:tab w:val="num" w:pos="1440"/>
        </w:tabs>
        <w:ind w:left="1440" w:hanging="360"/>
      </w:pPr>
    </w:lvl>
    <w:lvl w:ilvl="2" w:tplc="5DD650C2" w:tentative="1">
      <w:start w:val="1"/>
      <w:numFmt w:val="decimal"/>
      <w:lvlText w:val="%3."/>
      <w:lvlJc w:val="left"/>
      <w:pPr>
        <w:tabs>
          <w:tab w:val="num" w:pos="2160"/>
        </w:tabs>
        <w:ind w:left="2160" w:hanging="360"/>
      </w:pPr>
    </w:lvl>
    <w:lvl w:ilvl="3" w:tplc="9CC6FE1C" w:tentative="1">
      <w:start w:val="1"/>
      <w:numFmt w:val="decimal"/>
      <w:lvlText w:val="%4."/>
      <w:lvlJc w:val="left"/>
      <w:pPr>
        <w:tabs>
          <w:tab w:val="num" w:pos="2880"/>
        </w:tabs>
        <w:ind w:left="2880" w:hanging="360"/>
      </w:pPr>
    </w:lvl>
    <w:lvl w:ilvl="4" w:tplc="0E6E070A" w:tentative="1">
      <w:start w:val="1"/>
      <w:numFmt w:val="decimal"/>
      <w:lvlText w:val="%5."/>
      <w:lvlJc w:val="left"/>
      <w:pPr>
        <w:tabs>
          <w:tab w:val="num" w:pos="3600"/>
        </w:tabs>
        <w:ind w:left="3600" w:hanging="360"/>
      </w:pPr>
    </w:lvl>
    <w:lvl w:ilvl="5" w:tplc="7BE8F8A8" w:tentative="1">
      <w:start w:val="1"/>
      <w:numFmt w:val="decimal"/>
      <w:lvlText w:val="%6."/>
      <w:lvlJc w:val="left"/>
      <w:pPr>
        <w:tabs>
          <w:tab w:val="num" w:pos="4320"/>
        </w:tabs>
        <w:ind w:left="4320" w:hanging="360"/>
      </w:pPr>
    </w:lvl>
    <w:lvl w:ilvl="6" w:tplc="029C81EC" w:tentative="1">
      <w:start w:val="1"/>
      <w:numFmt w:val="decimal"/>
      <w:lvlText w:val="%7."/>
      <w:lvlJc w:val="left"/>
      <w:pPr>
        <w:tabs>
          <w:tab w:val="num" w:pos="5040"/>
        </w:tabs>
        <w:ind w:left="5040" w:hanging="360"/>
      </w:pPr>
    </w:lvl>
    <w:lvl w:ilvl="7" w:tplc="DC08C562" w:tentative="1">
      <w:start w:val="1"/>
      <w:numFmt w:val="decimal"/>
      <w:lvlText w:val="%8."/>
      <w:lvlJc w:val="left"/>
      <w:pPr>
        <w:tabs>
          <w:tab w:val="num" w:pos="5760"/>
        </w:tabs>
        <w:ind w:left="5760" w:hanging="360"/>
      </w:pPr>
    </w:lvl>
    <w:lvl w:ilvl="8" w:tplc="B9AA591E" w:tentative="1">
      <w:start w:val="1"/>
      <w:numFmt w:val="decimal"/>
      <w:lvlText w:val="%9."/>
      <w:lvlJc w:val="left"/>
      <w:pPr>
        <w:tabs>
          <w:tab w:val="num" w:pos="6480"/>
        </w:tabs>
        <w:ind w:left="6480" w:hanging="360"/>
      </w:pPr>
    </w:lvl>
  </w:abstractNum>
  <w:abstractNum w:abstractNumId="22" w15:restartNumberingAfterBreak="0">
    <w:nsid w:val="71E80FE0"/>
    <w:multiLevelType w:val="hybridMultilevel"/>
    <w:tmpl w:val="61AEBD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71D53D1"/>
    <w:multiLevelType w:val="hybridMultilevel"/>
    <w:tmpl w:val="5F64D47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84D0766"/>
    <w:multiLevelType w:val="hybridMultilevel"/>
    <w:tmpl w:val="89608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953126"/>
    <w:multiLevelType w:val="hybridMultilevel"/>
    <w:tmpl w:val="719A99C0"/>
    <w:lvl w:ilvl="0" w:tplc="F2D8CA2A">
      <w:start w:val="1"/>
      <w:numFmt w:val="decimal"/>
      <w:lvlText w:val="%1."/>
      <w:lvlJc w:val="left"/>
      <w:pPr>
        <w:tabs>
          <w:tab w:val="num" w:pos="720"/>
        </w:tabs>
        <w:ind w:left="720" w:hanging="360"/>
      </w:pPr>
    </w:lvl>
    <w:lvl w:ilvl="1" w:tplc="304EA528" w:tentative="1">
      <w:start w:val="1"/>
      <w:numFmt w:val="decimal"/>
      <w:lvlText w:val="%2."/>
      <w:lvlJc w:val="left"/>
      <w:pPr>
        <w:tabs>
          <w:tab w:val="num" w:pos="1440"/>
        </w:tabs>
        <w:ind w:left="1440" w:hanging="360"/>
      </w:pPr>
    </w:lvl>
    <w:lvl w:ilvl="2" w:tplc="99C8368A" w:tentative="1">
      <w:start w:val="1"/>
      <w:numFmt w:val="decimal"/>
      <w:lvlText w:val="%3."/>
      <w:lvlJc w:val="left"/>
      <w:pPr>
        <w:tabs>
          <w:tab w:val="num" w:pos="2160"/>
        </w:tabs>
        <w:ind w:left="2160" w:hanging="360"/>
      </w:pPr>
    </w:lvl>
    <w:lvl w:ilvl="3" w:tplc="A190910C" w:tentative="1">
      <w:start w:val="1"/>
      <w:numFmt w:val="decimal"/>
      <w:lvlText w:val="%4."/>
      <w:lvlJc w:val="left"/>
      <w:pPr>
        <w:tabs>
          <w:tab w:val="num" w:pos="2880"/>
        </w:tabs>
        <w:ind w:left="2880" w:hanging="360"/>
      </w:pPr>
    </w:lvl>
    <w:lvl w:ilvl="4" w:tplc="0CB0FC60" w:tentative="1">
      <w:start w:val="1"/>
      <w:numFmt w:val="decimal"/>
      <w:lvlText w:val="%5."/>
      <w:lvlJc w:val="left"/>
      <w:pPr>
        <w:tabs>
          <w:tab w:val="num" w:pos="3600"/>
        </w:tabs>
        <w:ind w:left="3600" w:hanging="360"/>
      </w:pPr>
    </w:lvl>
    <w:lvl w:ilvl="5" w:tplc="8ADED2C0" w:tentative="1">
      <w:start w:val="1"/>
      <w:numFmt w:val="decimal"/>
      <w:lvlText w:val="%6."/>
      <w:lvlJc w:val="left"/>
      <w:pPr>
        <w:tabs>
          <w:tab w:val="num" w:pos="4320"/>
        </w:tabs>
        <w:ind w:left="4320" w:hanging="360"/>
      </w:pPr>
    </w:lvl>
    <w:lvl w:ilvl="6" w:tplc="90105488" w:tentative="1">
      <w:start w:val="1"/>
      <w:numFmt w:val="decimal"/>
      <w:lvlText w:val="%7."/>
      <w:lvlJc w:val="left"/>
      <w:pPr>
        <w:tabs>
          <w:tab w:val="num" w:pos="5040"/>
        </w:tabs>
        <w:ind w:left="5040" w:hanging="360"/>
      </w:pPr>
    </w:lvl>
    <w:lvl w:ilvl="7" w:tplc="741A915E" w:tentative="1">
      <w:start w:val="1"/>
      <w:numFmt w:val="decimal"/>
      <w:lvlText w:val="%8."/>
      <w:lvlJc w:val="left"/>
      <w:pPr>
        <w:tabs>
          <w:tab w:val="num" w:pos="5760"/>
        </w:tabs>
        <w:ind w:left="5760" w:hanging="360"/>
      </w:pPr>
    </w:lvl>
    <w:lvl w:ilvl="8" w:tplc="3B407820" w:tentative="1">
      <w:start w:val="1"/>
      <w:numFmt w:val="decimal"/>
      <w:lvlText w:val="%9."/>
      <w:lvlJc w:val="left"/>
      <w:pPr>
        <w:tabs>
          <w:tab w:val="num" w:pos="6480"/>
        </w:tabs>
        <w:ind w:left="6480" w:hanging="360"/>
      </w:pPr>
    </w:lvl>
  </w:abstractNum>
  <w:abstractNum w:abstractNumId="26" w15:restartNumberingAfterBreak="0">
    <w:nsid w:val="7DE751AC"/>
    <w:multiLevelType w:val="hybridMultilevel"/>
    <w:tmpl w:val="095C66D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E514A88"/>
    <w:multiLevelType w:val="hybridMultilevel"/>
    <w:tmpl w:val="EBE8C72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E9747DE"/>
    <w:multiLevelType w:val="hybridMultilevel"/>
    <w:tmpl w:val="A59266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5"/>
  </w:num>
  <w:num w:numId="2">
    <w:abstractNumId w:val="14"/>
  </w:num>
  <w:num w:numId="3">
    <w:abstractNumId w:val="3"/>
  </w:num>
  <w:num w:numId="4">
    <w:abstractNumId w:val="21"/>
  </w:num>
  <w:num w:numId="5">
    <w:abstractNumId w:val="0"/>
  </w:num>
  <w:num w:numId="6">
    <w:abstractNumId w:val="24"/>
  </w:num>
  <w:num w:numId="7">
    <w:abstractNumId w:val="22"/>
  </w:num>
  <w:num w:numId="8">
    <w:abstractNumId w:val="4"/>
  </w:num>
  <w:num w:numId="9">
    <w:abstractNumId w:val="12"/>
  </w:num>
  <w:num w:numId="10">
    <w:abstractNumId w:val="19"/>
  </w:num>
  <w:num w:numId="11">
    <w:abstractNumId w:val="8"/>
  </w:num>
  <w:num w:numId="12">
    <w:abstractNumId w:val="2"/>
  </w:num>
  <w:num w:numId="13">
    <w:abstractNumId w:val="1"/>
  </w:num>
  <w:num w:numId="14">
    <w:abstractNumId w:val="15"/>
  </w:num>
  <w:num w:numId="15">
    <w:abstractNumId w:val="28"/>
  </w:num>
  <w:num w:numId="16">
    <w:abstractNumId w:val="5"/>
  </w:num>
  <w:num w:numId="17">
    <w:abstractNumId w:val="20"/>
  </w:num>
  <w:num w:numId="18">
    <w:abstractNumId w:val="6"/>
  </w:num>
  <w:num w:numId="19">
    <w:abstractNumId w:val="27"/>
  </w:num>
  <w:num w:numId="20">
    <w:abstractNumId w:val="26"/>
  </w:num>
  <w:num w:numId="21">
    <w:abstractNumId w:val="11"/>
  </w:num>
  <w:num w:numId="22">
    <w:abstractNumId w:val="23"/>
  </w:num>
  <w:num w:numId="23">
    <w:abstractNumId w:val="16"/>
  </w:num>
  <w:num w:numId="24">
    <w:abstractNumId w:val="10"/>
  </w:num>
  <w:num w:numId="25">
    <w:abstractNumId w:val="18"/>
  </w:num>
  <w:num w:numId="26">
    <w:abstractNumId w:val="7"/>
  </w:num>
  <w:num w:numId="27">
    <w:abstractNumId w:val="9"/>
  </w:num>
  <w:num w:numId="28">
    <w:abstractNumId w:val="17"/>
  </w:num>
  <w:num w:numId="2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drich Veluz">
    <w15:presenceInfo w15:providerId="Windows Live" w15:userId="69f20004d98313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308"/>
    <w:rsid w:val="000215BC"/>
    <w:rsid w:val="00063ACB"/>
    <w:rsid w:val="0007487C"/>
    <w:rsid w:val="00171756"/>
    <w:rsid w:val="001C4D38"/>
    <w:rsid w:val="0020228F"/>
    <w:rsid w:val="002639F4"/>
    <w:rsid w:val="002E64E1"/>
    <w:rsid w:val="00350F3A"/>
    <w:rsid w:val="00384CB3"/>
    <w:rsid w:val="0041347C"/>
    <w:rsid w:val="004B0761"/>
    <w:rsid w:val="004E5289"/>
    <w:rsid w:val="00545C78"/>
    <w:rsid w:val="00556286"/>
    <w:rsid w:val="006275D1"/>
    <w:rsid w:val="00641393"/>
    <w:rsid w:val="006D1737"/>
    <w:rsid w:val="006D2660"/>
    <w:rsid w:val="006D6545"/>
    <w:rsid w:val="007859D9"/>
    <w:rsid w:val="007E2FCB"/>
    <w:rsid w:val="00821B49"/>
    <w:rsid w:val="008471FC"/>
    <w:rsid w:val="00870345"/>
    <w:rsid w:val="008813A7"/>
    <w:rsid w:val="008B7ED8"/>
    <w:rsid w:val="00900F93"/>
    <w:rsid w:val="00944301"/>
    <w:rsid w:val="00965ADA"/>
    <w:rsid w:val="009C3140"/>
    <w:rsid w:val="009C5ED6"/>
    <w:rsid w:val="00A47B50"/>
    <w:rsid w:val="00AD4414"/>
    <w:rsid w:val="00AF5F8B"/>
    <w:rsid w:val="00B57CDE"/>
    <w:rsid w:val="00B67152"/>
    <w:rsid w:val="00BA0C11"/>
    <w:rsid w:val="00BE6BB3"/>
    <w:rsid w:val="00C07A6C"/>
    <w:rsid w:val="00C32701"/>
    <w:rsid w:val="00C443FB"/>
    <w:rsid w:val="00C94436"/>
    <w:rsid w:val="00CA6B5D"/>
    <w:rsid w:val="00D43957"/>
    <w:rsid w:val="00DB2308"/>
    <w:rsid w:val="00E42ECA"/>
    <w:rsid w:val="00E4506F"/>
    <w:rsid w:val="00EA6C48"/>
    <w:rsid w:val="00F5272E"/>
    <w:rsid w:val="00F80A41"/>
    <w:rsid w:val="00FD2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DF8A"/>
  <w15:docId w15:val="{CD087525-1B63-4881-8482-38297EBB1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B2308"/>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DB2308"/>
    <w:pPr>
      <w:keepNext/>
      <w:outlineLvl w:val="0"/>
    </w:pPr>
    <w:rPr>
      <w:b/>
      <w:sz w:val="24"/>
    </w:rPr>
  </w:style>
  <w:style w:type="paragraph" w:styleId="Heading2">
    <w:name w:val="heading 2"/>
    <w:basedOn w:val="Normal"/>
    <w:next w:val="Normal"/>
    <w:link w:val="Heading2Char"/>
    <w:uiPriority w:val="9"/>
    <w:unhideWhenUsed/>
    <w:qFormat/>
    <w:rsid w:val="0041347C"/>
    <w:pPr>
      <w:keepNext/>
      <w:keepLines/>
      <w:spacing w:before="40"/>
      <w:ind w:left="72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B2308"/>
    <w:pPr>
      <w:tabs>
        <w:tab w:val="right" w:leader="dot" w:pos="8630"/>
      </w:tabs>
    </w:pPr>
    <w:rPr>
      <w:noProof/>
    </w:rPr>
  </w:style>
  <w:style w:type="paragraph" w:styleId="TOC2">
    <w:name w:val="toc 2"/>
    <w:basedOn w:val="Normal"/>
    <w:next w:val="Normal"/>
    <w:autoRedefine/>
    <w:uiPriority w:val="39"/>
    <w:rsid w:val="00DB2308"/>
    <w:pPr>
      <w:tabs>
        <w:tab w:val="left" w:pos="540"/>
        <w:tab w:val="right" w:leader="dot" w:pos="8630"/>
      </w:tabs>
      <w:ind w:left="200"/>
    </w:pPr>
    <w:rPr>
      <w:bCs/>
      <w:i/>
      <w:iCs/>
      <w:noProof/>
    </w:rPr>
  </w:style>
  <w:style w:type="character" w:styleId="Hyperlink">
    <w:name w:val="Hyperlink"/>
    <w:uiPriority w:val="99"/>
    <w:rsid w:val="00DB2308"/>
    <w:rPr>
      <w:color w:val="0000FF"/>
      <w:u w:val="single"/>
    </w:rPr>
  </w:style>
  <w:style w:type="character" w:customStyle="1" w:styleId="Heading1Char">
    <w:name w:val="Heading 1 Char"/>
    <w:basedOn w:val="DefaultParagraphFont"/>
    <w:link w:val="Heading1"/>
    <w:rsid w:val="00DB2308"/>
    <w:rPr>
      <w:rFonts w:ascii="Times New Roman" w:eastAsia="Times New Roman" w:hAnsi="Times New Roman" w:cs="Times New Roman"/>
      <w:b/>
      <w:sz w:val="24"/>
      <w:szCs w:val="20"/>
    </w:rPr>
  </w:style>
  <w:style w:type="paragraph" w:styleId="NormalWeb">
    <w:name w:val="Normal (Web)"/>
    <w:aliases w:val=" Char"/>
    <w:basedOn w:val="Normal"/>
    <w:link w:val="NormalWebChar"/>
    <w:uiPriority w:val="99"/>
    <w:rsid w:val="00DB2308"/>
    <w:pPr>
      <w:spacing w:before="100" w:beforeAutospacing="1" w:after="100" w:afterAutospacing="1"/>
    </w:pPr>
    <w:rPr>
      <w:sz w:val="24"/>
      <w:szCs w:val="24"/>
    </w:rPr>
  </w:style>
  <w:style w:type="paragraph" w:customStyle="1" w:styleId="Tabletext">
    <w:name w:val="Tabletext"/>
    <w:basedOn w:val="Normal"/>
    <w:rsid w:val="00DB2308"/>
    <w:pPr>
      <w:keepLines/>
      <w:widowControl w:val="0"/>
      <w:spacing w:after="120" w:line="240" w:lineRule="atLeast"/>
    </w:pPr>
  </w:style>
  <w:style w:type="character" w:customStyle="1" w:styleId="NormalWebChar">
    <w:name w:val="Normal (Web) Char"/>
    <w:aliases w:val=" Char Char"/>
    <w:link w:val="NormalWeb"/>
    <w:uiPriority w:val="99"/>
    <w:rsid w:val="00DB2308"/>
    <w:rPr>
      <w:rFonts w:ascii="Times New Roman" w:eastAsia="Times New Roman" w:hAnsi="Times New Roman" w:cs="Times New Roman"/>
      <w:sz w:val="24"/>
      <w:szCs w:val="24"/>
    </w:rPr>
  </w:style>
  <w:style w:type="paragraph" w:styleId="ListParagraph">
    <w:name w:val="List Paragraph"/>
    <w:basedOn w:val="Normal"/>
    <w:uiPriority w:val="34"/>
    <w:qFormat/>
    <w:rsid w:val="004B0761"/>
    <w:pPr>
      <w:ind w:left="720"/>
      <w:contextualSpacing/>
    </w:pPr>
  </w:style>
  <w:style w:type="paragraph" w:styleId="BalloonText">
    <w:name w:val="Balloon Text"/>
    <w:basedOn w:val="Normal"/>
    <w:link w:val="BalloonTextChar"/>
    <w:uiPriority w:val="99"/>
    <w:semiHidden/>
    <w:unhideWhenUsed/>
    <w:rsid w:val="00CA6B5D"/>
    <w:rPr>
      <w:rFonts w:ascii="Tahoma" w:hAnsi="Tahoma" w:cs="Tahoma"/>
      <w:sz w:val="16"/>
      <w:szCs w:val="16"/>
    </w:rPr>
  </w:style>
  <w:style w:type="character" w:customStyle="1" w:styleId="BalloonTextChar">
    <w:name w:val="Balloon Text Char"/>
    <w:basedOn w:val="DefaultParagraphFont"/>
    <w:link w:val="BalloonText"/>
    <w:uiPriority w:val="99"/>
    <w:semiHidden/>
    <w:rsid w:val="00CA6B5D"/>
    <w:rPr>
      <w:rFonts w:ascii="Tahoma" w:eastAsia="Times New Roman" w:hAnsi="Tahoma" w:cs="Tahoma"/>
      <w:sz w:val="16"/>
      <w:szCs w:val="16"/>
    </w:rPr>
  </w:style>
  <w:style w:type="character" w:customStyle="1" w:styleId="Heading2Char">
    <w:name w:val="Heading 2 Char"/>
    <w:basedOn w:val="DefaultParagraphFont"/>
    <w:link w:val="Heading2"/>
    <w:uiPriority w:val="9"/>
    <w:rsid w:val="0041347C"/>
    <w:rPr>
      <w:rFonts w:asciiTheme="majorHAnsi" w:eastAsiaTheme="majorEastAsia" w:hAnsiTheme="majorHAnsi" w:cstheme="majorBidi"/>
      <w:sz w:val="26"/>
      <w:szCs w:val="26"/>
    </w:rPr>
  </w:style>
  <w:style w:type="paragraph" w:styleId="Header">
    <w:name w:val="header"/>
    <w:basedOn w:val="Normal"/>
    <w:link w:val="HeaderChar"/>
    <w:uiPriority w:val="99"/>
    <w:unhideWhenUsed/>
    <w:rsid w:val="00C94436"/>
    <w:pPr>
      <w:tabs>
        <w:tab w:val="center" w:pos="4680"/>
        <w:tab w:val="right" w:pos="9360"/>
      </w:tabs>
    </w:pPr>
  </w:style>
  <w:style w:type="character" w:customStyle="1" w:styleId="HeaderChar">
    <w:name w:val="Header Char"/>
    <w:basedOn w:val="DefaultParagraphFont"/>
    <w:link w:val="Header"/>
    <w:uiPriority w:val="99"/>
    <w:rsid w:val="00C94436"/>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C94436"/>
    <w:pPr>
      <w:tabs>
        <w:tab w:val="center" w:pos="4680"/>
        <w:tab w:val="right" w:pos="9360"/>
      </w:tabs>
    </w:pPr>
  </w:style>
  <w:style w:type="character" w:customStyle="1" w:styleId="FooterChar">
    <w:name w:val="Footer Char"/>
    <w:basedOn w:val="DefaultParagraphFont"/>
    <w:link w:val="Footer"/>
    <w:uiPriority w:val="99"/>
    <w:rsid w:val="00C94436"/>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821B49"/>
    <w:rPr>
      <w:sz w:val="16"/>
      <w:szCs w:val="16"/>
    </w:rPr>
  </w:style>
  <w:style w:type="paragraph" w:styleId="CommentText">
    <w:name w:val="annotation text"/>
    <w:basedOn w:val="Normal"/>
    <w:link w:val="CommentTextChar"/>
    <w:uiPriority w:val="99"/>
    <w:semiHidden/>
    <w:unhideWhenUsed/>
    <w:rsid w:val="00821B49"/>
  </w:style>
  <w:style w:type="character" w:customStyle="1" w:styleId="CommentTextChar">
    <w:name w:val="Comment Text Char"/>
    <w:basedOn w:val="DefaultParagraphFont"/>
    <w:link w:val="CommentText"/>
    <w:uiPriority w:val="99"/>
    <w:semiHidden/>
    <w:rsid w:val="00821B4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21B49"/>
    <w:rPr>
      <w:b/>
      <w:bCs/>
    </w:rPr>
  </w:style>
  <w:style w:type="character" w:customStyle="1" w:styleId="CommentSubjectChar">
    <w:name w:val="Comment Subject Char"/>
    <w:basedOn w:val="CommentTextChar"/>
    <w:link w:val="CommentSubject"/>
    <w:uiPriority w:val="99"/>
    <w:semiHidden/>
    <w:rsid w:val="00821B4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138648">
      <w:bodyDiv w:val="1"/>
      <w:marLeft w:val="0"/>
      <w:marRight w:val="0"/>
      <w:marTop w:val="0"/>
      <w:marBottom w:val="0"/>
      <w:divBdr>
        <w:top w:val="none" w:sz="0" w:space="0" w:color="auto"/>
        <w:left w:val="none" w:sz="0" w:space="0" w:color="auto"/>
        <w:bottom w:val="none" w:sz="0" w:space="0" w:color="auto"/>
        <w:right w:val="none" w:sz="0" w:space="0" w:color="auto"/>
      </w:divBdr>
      <w:divsChild>
        <w:div w:id="587545676">
          <w:marLeft w:val="605"/>
          <w:marRight w:val="0"/>
          <w:marTop w:val="0"/>
          <w:marBottom w:val="0"/>
          <w:divBdr>
            <w:top w:val="none" w:sz="0" w:space="0" w:color="auto"/>
            <w:left w:val="none" w:sz="0" w:space="0" w:color="auto"/>
            <w:bottom w:val="none" w:sz="0" w:space="0" w:color="auto"/>
            <w:right w:val="none" w:sz="0" w:space="0" w:color="auto"/>
          </w:divBdr>
        </w:div>
        <w:div w:id="601112998">
          <w:marLeft w:val="605"/>
          <w:marRight w:val="0"/>
          <w:marTop w:val="0"/>
          <w:marBottom w:val="0"/>
          <w:divBdr>
            <w:top w:val="none" w:sz="0" w:space="0" w:color="auto"/>
            <w:left w:val="none" w:sz="0" w:space="0" w:color="auto"/>
            <w:bottom w:val="none" w:sz="0" w:space="0" w:color="auto"/>
            <w:right w:val="none" w:sz="0" w:space="0" w:color="auto"/>
          </w:divBdr>
        </w:div>
        <w:div w:id="836574379">
          <w:marLeft w:val="605"/>
          <w:marRight w:val="0"/>
          <w:marTop w:val="0"/>
          <w:marBottom w:val="0"/>
          <w:divBdr>
            <w:top w:val="none" w:sz="0" w:space="0" w:color="auto"/>
            <w:left w:val="none" w:sz="0" w:space="0" w:color="auto"/>
            <w:bottom w:val="none" w:sz="0" w:space="0" w:color="auto"/>
            <w:right w:val="none" w:sz="0" w:space="0" w:color="auto"/>
          </w:divBdr>
        </w:div>
        <w:div w:id="1594777316">
          <w:marLeft w:val="605"/>
          <w:marRight w:val="0"/>
          <w:marTop w:val="0"/>
          <w:marBottom w:val="0"/>
          <w:divBdr>
            <w:top w:val="none" w:sz="0" w:space="0" w:color="auto"/>
            <w:left w:val="none" w:sz="0" w:space="0" w:color="auto"/>
            <w:bottom w:val="none" w:sz="0" w:space="0" w:color="auto"/>
            <w:right w:val="none" w:sz="0" w:space="0" w:color="auto"/>
          </w:divBdr>
        </w:div>
        <w:div w:id="652950906">
          <w:marLeft w:val="605"/>
          <w:marRight w:val="0"/>
          <w:marTop w:val="0"/>
          <w:marBottom w:val="0"/>
          <w:divBdr>
            <w:top w:val="none" w:sz="0" w:space="0" w:color="auto"/>
            <w:left w:val="none" w:sz="0" w:space="0" w:color="auto"/>
            <w:bottom w:val="none" w:sz="0" w:space="0" w:color="auto"/>
            <w:right w:val="none" w:sz="0" w:space="0" w:color="auto"/>
          </w:divBdr>
        </w:div>
      </w:divsChild>
    </w:div>
    <w:div w:id="237180617">
      <w:bodyDiv w:val="1"/>
      <w:marLeft w:val="0"/>
      <w:marRight w:val="0"/>
      <w:marTop w:val="0"/>
      <w:marBottom w:val="0"/>
      <w:divBdr>
        <w:top w:val="none" w:sz="0" w:space="0" w:color="auto"/>
        <w:left w:val="none" w:sz="0" w:space="0" w:color="auto"/>
        <w:bottom w:val="none" w:sz="0" w:space="0" w:color="auto"/>
        <w:right w:val="none" w:sz="0" w:space="0" w:color="auto"/>
      </w:divBdr>
    </w:div>
    <w:div w:id="680278911">
      <w:bodyDiv w:val="1"/>
      <w:marLeft w:val="0"/>
      <w:marRight w:val="0"/>
      <w:marTop w:val="0"/>
      <w:marBottom w:val="0"/>
      <w:divBdr>
        <w:top w:val="none" w:sz="0" w:space="0" w:color="auto"/>
        <w:left w:val="none" w:sz="0" w:space="0" w:color="auto"/>
        <w:bottom w:val="none" w:sz="0" w:space="0" w:color="auto"/>
        <w:right w:val="none" w:sz="0" w:space="0" w:color="auto"/>
      </w:divBdr>
    </w:div>
    <w:div w:id="857620246">
      <w:bodyDiv w:val="1"/>
      <w:marLeft w:val="0"/>
      <w:marRight w:val="0"/>
      <w:marTop w:val="0"/>
      <w:marBottom w:val="0"/>
      <w:divBdr>
        <w:top w:val="none" w:sz="0" w:space="0" w:color="auto"/>
        <w:left w:val="none" w:sz="0" w:space="0" w:color="auto"/>
        <w:bottom w:val="none" w:sz="0" w:space="0" w:color="auto"/>
        <w:right w:val="none" w:sz="0" w:space="0" w:color="auto"/>
      </w:divBdr>
    </w:div>
    <w:div w:id="884679337">
      <w:bodyDiv w:val="1"/>
      <w:marLeft w:val="0"/>
      <w:marRight w:val="0"/>
      <w:marTop w:val="0"/>
      <w:marBottom w:val="0"/>
      <w:divBdr>
        <w:top w:val="none" w:sz="0" w:space="0" w:color="auto"/>
        <w:left w:val="none" w:sz="0" w:space="0" w:color="auto"/>
        <w:bottom w:val="none" w:sz="0" w:space="0" w:color="auto"/>
        <w:right w:val="none" w:sz="0" w:space="0" w:color="auto"/>
      </w:divBdr>
    </w:div>
    <w:div w:id="894320529">
      <w:bodyDiv w:val="1"/>
      <w:marLeft w:val="0"/>
      <w:marRight w:val="0"/>
      <w:marTop w:val="0"/>
      <w:marBottom w:val="0"/>
      <w:divBdr>
        <w:top w:val="none" w:sz="0" w:space="0" w:color="auto"/>
        <w:left w:val="none" w:sz="0" w:space="0" w:color="auto"/>
        <w:bottom w:val="none" w:sz="0" w:space="0" w:color="auto"/>
        <w:right w:val="none" w:sz="0" w:space="0" w:color="auto"/>
      </w:divBdr>
      <w:divsChild>
        <w:div w:id="1522359990">
          <w:marLeft w:val="720"/>
          <w:marRight w:val="0"/>
          <w:marTop w:val="0"/>
          <w:marBottom w:val="0"/>
          <w:divBdr>
            <w:top w:val="none" w:sz="0" w:space="0" w:color="auto"/>
            <w:left w:val="none" w:sz="0" w:space="0" w:color="auto"/>
            <w:bottom w:val="none" w:sz="0" w:space="0" w:color="auto"/>
            <w:right w:val="none" w:sz="0" w:space="0" w:color="auto"/>
          </w:divBdr>
        </w:div>
        <w:div w:id="289365152">
          <w:marLeft w:val="720"/>
          <w:marRight w:val="0"/>
          <w:marTop w:val="0"/>
          <w:marBottom w:val="0"/>
          <w:divBdr>
            <w:top w:val="none" w:sz="0" w:space="0" w:color="auto"/>
            <w:left w:val="none" w:sz="0" w:space="0" w:color="auto"/>
            <w:bottom w:val="none" w:sz="0" w:space="0" w:color="auto"/>
            <w:right w:val="none" w:sz="0" w:space="0" w:color="auto"/>
          </w:divBdr>
        </w:div>
        <w:div w:id="1288511275">
          <w:marLeft w:val="720"/>
          <w:marRight w:val="0"/>
          <w:marTop w:val="0"/>
          <w:marBottom w:val="0"/>
          <w:divBdr>
            <w:top w:val="none" w:sz="0" w:space="0" w:color="auto"/>
            <w:left w:val="none" w:sz="0" w:space="0" w:color="auto"/>
            <w:bottom w:val="none" w:sz="0" w:space="0" w:color="auto"/>
            <w:right w:val="none" w:sz="0" w:space="0" w:color="auto"/>
          </w:divBdr>
        </w:div>
      </w:divsChild>
    </w:div>
    <w:div w:id="19084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9B2372-BA75-474F-B91F-DE875134E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2368</Words>
  <Characters>13502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Janice Garcia</dc:creator>
  <cp:keywords/>
  <dc:description/>
  <cp:lastModifiedBy>Aldrich Veluz</cp:lastModifiedBy>
  <cp:revision>2</cp:revision>
  <dcterms:created xsi:type="dcterms:W3CDTF">2016-11-23T16:16:00Z</dcterms:created>
  <dcterms:modified xsi:type="dcterms:W3CDTF">2016-11-23T16:16:00Z</dcterms:modified>
</cp:coreProperties>
</file>